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fdeada" w:val="clea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line="360" w:lineRule="auto"/>
              <w:jc w:val="both"/>
              <w:rPr>
                <w:sz w:val="36"/>
                <w:szCs w:val="36"/>
              </w:rPr>
            </w:pPr>
            <w:sdt>
              <w:sdtPr>
                <w:tag w:val="goog_rdk_0"/>
              </w:sdtPr>
              <w:sdtContent>
                <w:r w:rsidDel="00000000" w:rsidR="00000000" w:rsidRPr="00000000">
                  <w:rPr>
                    <w:rFonts w:ascii="Arial Unicode MS" w:cs="Arial Unicode MS" w:eastAsia="Arial Unicode MS" w:hAnsi="Arial Unicode MS"/>
                    <w:sz w:val="36"/>
                    <w:szCs w:val="36"/>
                    <w:rtl w:val="0"/>
                  </w:rPr>
                  <w:t xml:space="preserve">⚠</w:t>
                </w:r>
              </w:sdtContent>
            </w:sdt>
            <w:sdt>
              <w:sdtPr>
                <w:tag w:val="goog_rdk_1"/>
              </w:sdtPr>
              <w:sdtContent>
                <w:r w:rsidDel="00000000" w:rsidR="00000000" w:rsidRPr="00000000">
                  <w:rPr>
                    <w:rFonts w:ascii="Andika" w:cs="Andika" w:eastAsia="Andika" w:hAnsi="Andika"/>
                    <w:sz w:val="36"/>
                    <w:szCs w:val="36"/>
                    <w:rtl w:val="0"/>
                  </w:rPr>
                  <w:t xml:space="preserve">️</w:t>
                </w:r>
              </w:sdtContent>
            </w:sdt>
            <w:r w:rsidDel="00000000" w:rsidR="00000000" w:rsidRPr="00000000">
              <w:rPr>
                <w:color w:val="ff0000"/>
                <w:rtl w:val="0"/>
              </w:rPr>
              <w:t xml:space="preserve">IMPORTANTE</w:t>
            </w:r>
            <w:r w:rsidDel="00000000" w:rsidR="00000000" w:rsidRPr="00000000">
              <w:rPr>
                <w:rtl w:val="0"/>
              </w:rPr>
            </w:r>
          </w:p>
          <w:p w:rsidR="00000000" w:rsidDel="00000000" w:rsidP="00000000" w:rsidRDefault="00000000" w:rsidRPr="00000000" w14:paraId="00000003">
            <w:pPr>
              <w:numPr>
                <w:ilvl w:val="0"/>
                <w:numId w:val="2"/>
              </w:numPr>
              <w:pBdr>
                <w:top w:space="0" w:sz="0" w:val="nil"/>
                <w:left w:space="0" w:sz="0" w:val="nil"/>
                <w:bottom w:space="0" w:sz="0" w:val="nil"/>
                <w:right w:space="0" w:sz="0" w:val="nil"/>
                <w:between w:space="0" w:sz="0" w:val="nil"/>
              </w:pBdr>
              <w:spacing w:line="360" w:lineRule="auto"/>
              <w:ind w:left="720" w:hanging="360"/>
              <w:jc w:val="both"/>
              <w:rPr>
                <w:b w:val="0"/>
                <w:color w:val="ff0000"/>
                <w:sz w:val="20"/>
                <w:szCs w:val="20"/>
              </w:rPr>
            </w:pPr>
            <w:r w:rsidDel="00000000" w:rsidR="00000000" w:rsidRPr="00000000">
              <w:rPr>
                <w:b w:val="0"/>
                <w:color w:val="000000"/>
                <w:sz w:val="20"/>
                <w:szCs w:val="20"/>
                <w:rtl w:val="0"/>
              </w:rPr>
              <w:t xml:space="preserve">Para este componente formativo se toma el </w:t>
            </w:r>
            <w:r w:rsidDel="00000000" w:rsidR="00000000" w:rsidRPr="00000000">
              <w:rPr>
                <w:color w:val="000000"/>
                <w:sz w:val="20"/>
                <w:szCs w:val="20"/>
                <w:rtl w:val="0"/>
              </w:rPr>
              <w:t xml:space="preserve">CF03 del programa 733402 Técnico en proyectos agropecuarios.</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360" w:lineRule="auto"/>
              <w:ind w:left="720" w:firstLine="0"/>
              <w:jc w:val="both"/>
              <w:rPr>
                <w:b w:val="0"/>
                <w:color w:val="ff0000"/>
                <w:sz w:val="20"/>
                <w:szCs w:val="20"/>
              </w:rPr>
            </w:pPr>
            <w:hyperlink r:id="rId9">
              <w:r w:rsidDel="00000000" w:rsidR="00000000" w:rsidRPr="00000000">
                <w:rPr>
                  <w:b w:val="0"/>
                  <w:color w:val="0000ff"/>
                  <w:sz w:val="20"/>
                  <w:szCs w:val="20"/>
                  <w:u w:val="single"/>
                  <w:rtl w:val="0"/>
                </w:rPr>
                <w:t xml:space="preserve">https://ecored-sena.github.io/TECNICO_AGROPECUARIO_CF3/public/main.html#page/introduccion/</w:t>
              </w:r>
            </w:hyperlink>
            <w:r w:rsidDel="00000000" w:rsidR="00000000" w:rsidRPr="00000000">
              <w:rPr>
                <w:b w:val="0"/>
                <w:color w:val="ff0000"/>
                <w:sz w:val="20"/>
                <w:szCs w:val="20"/>
                <w:rtl w:val="0"/>
              </w:rPr>
              <w:t xml:space="preserve"> </w:t>
            </w:r>
          </w:p>
          <w:p w:rsidR="00000000" w:rsidDel="00000000" w:rsidP="00000000" w:rsidRDefault="00000000" w:rsidRPr="00000000" w14:paraId="00000005">
            <w:pPr>
              <w:numPr>
                <w:ilvl w:val="0"/>
                <w:numId w:val="2"/>
              </w:numPr>
              <w:pBdr>
                <w:top w:space="0" w:sz="0" w:val="nil"/>
                <w:left w:space="0" w:sz="0" w:val="nil"/>
                <w:bottom w:space="0" w:sz="0" w:val="nil"/>
                <w:right w:space="0" w:sz="0" w:val="nil"/>
                <w:between w:space="0" w:sz="0" w:val="nil"/>
              </w:pBdr>
              <w:spacing w:line="360" w:lineRule="auto"/>
              <w:ind w:left="720" w:hanging="360"/>
              <w:jc w:val="both"/>
              <w:rPr>
                <w:b w:val="0"/>
                <w:color w:val="ff0000"/>
                <w:sz w:val="20"/>
                <w:szCs w:val="20"/>
              </w:rPr>
            </w:pPr>
            <w:r w:rsidDel="00000000" w:rsidR="00000000" w:rsidRPr="00000000">
              <w:rPr>
                <w:b w:val="0"/>
                <w:color w:val="ff0000"/>
                <w:sz w:val="20"/>
                <w:szCs w:val="20"/>
                <w:rtl w:val="0"/>
              </w:rPr>
              <w:t xml:space="preserve">Los resultados de aprendizaje se actualizan, según el programa. </w:t>
            </w:r>
          </w:p>
          <w:p w:rsidR="00000000" w:rsidDel="00000000" w:rsidP="00000000" w:rsidRDefault="00000000" w:rsidRPr="00000000" w14:paraId="00000006">
            <w:pPr>
              <w:numPr>
                <w:ilvl w:val="0"/>
                <w:numId w:val="2"/>
              </w:numPr>
              <w:pBdr>
                <w:top w:space="0" w:sz="0" w:val="nil"/>
                <w:left w:space="0" w:sz="0" w:val="nil"/>
                <w:bottom w:space="0" w:sz="0" w:val="nil"/>
                <w:right w:space="0" w:sz="0" w:val="nil"/>
                <w:between w:space="0" w:sz="0" w:val="nil"/>
              </w:pBdr>
              <w:spacing w:line="360" w:lineRule="auto"/>
              <w:ind w:left="720" w:hanging="360"/>
              <w:jc w:val="both"/>
              <w:rPr>
                <w:b w:val="0"/>
                <w:color w:val="ff0000"/>
                <w:sz w:val="20"/>
                <w:szCs w:val="20"/>
              </w:rPr>
            </w:pPr>
            <w:r w:rsidDel="00000000" w:rsidR="00000000" w:rsidRPr="00000000">
              <w:rPr>
                <w:b w:val="0"/>
                <w:color w:val="ff0000"/>
                <w:sz w:val="20"/>
                <w:szCs w:val="20"/>
                <w:rtl w:val="0"/>
              </w:rPr>
              <w:t xml:space="preserve">Se agregan los numerales </w:t>
            </w:r>
          </w:p>
          <w:p w:rsidR="00000000" w:rsidDel="00000000" w:rsidP="00000000" w:rsidRDefault="00000000" w:rsidRPr="00000000" w14:paraId="00000007">
            <w:pPr>
              <w:ind w:firstLine="426"/>
              <w:jc w:val="both"/>
              <w:rPr>
                <w:color w:val="ff0000"/>
                <w:sz w:val="20"/>
                <w:szCs w:val="20"/>
              </w:rPr>
            </w:pPr>
            <w:r w:rsidDel="00000000" w:rsidR="00000000" w:rsidRPr="00000000">
              <w:rPr>
                <w:rtl w:val="0"/>
              </w:rPr>
            </w:r>
          </w:p>
          <w:p w:rsidR="00000000" w:rsidDel="00000000" w:rsidP="00000000" w:rsidRDefault="00000000" w:rsidRPr="00000000" w14:paraId="00000008">
            <w:pPr>
              <w:ind w:left="360" w:firstLine="425"/>
              <w:jc w:val="both"/>
              <w:rPr>
                <w:color w:val="ff0000"/>
                <w:sz w:val="20"/>
                <w:szCs w:val="20"/>
              </w:rPr>
            </w:pPr>
            <w:r w:rsidDel="00000000" w:rsidR="00000000" w:rsidRPr="00000000">
              <w:rPr>
                <w:rtl w:val="0"/>
              </w:rPr>
              <w:t xml:space="preserve">     </w:t>
            </w:r>
            <w:r w:rsidDel="00000000" w:rsidR="00000000" w:rsidRPr="00000000">
              <w:rPr>
                <w:color w:val="ff0000"/>
                <w:sz w:val="20"/>
                <w:szCs w:val="20"/>
                <w:rtl w:val="0"/>
              </w:rPr>
              <w:t xml:space="preserve">4.2 Evaluación e impactos ambientales.</w:t>
            </w:r>
          </w:p>
          <w:p w:rsidR="00000000" w:rsidDel="00000000" w:rsidP="00000000" w:rsidRDefault="00000000" w:rsidRPr="00000000" w14:paraId="00000009">
            <w:pPr>
              <w:ind w:left="720" w:firstLine="0"/>
              <w:jc w:val="both"/>
              <w:rPr>
                <w:color w:val="ff0000"/>
                <w:sz w:val="20"/>
                <w:szCs w:val="20"/>
              </w:rPr>
            </w:pPr>
            <w:r w:rsidDel="00000000" w:rsidR="00000000" w:rsidRPr="00000000">
              <w:rPr>
                <w:rtl w:val="0"/>
              </w:rPr>
              <w:t xml:space="preserve">     </w:t>
            </w:r>
            <w:r w:rsidDel="00000000" w:rsidR="00000000" w:rsidRPr="00000000">
              <w:rPr>
                <w:color w:val="ff0000"/>
                <w:sz w:val="20"/>
                <w:szCs w:val="20"/>
                <w:rtl w:val="0"/>
              </w:rPr>
              <w:t xml:space="preserve">5. Estudio financiero</w:t>
            </w:r>
          </w:p>
          <w:p w:rsidR="00000000" w:rsidDel="00000000" w:rsidP="00000000" w:rsidRDefault="00000000" w:rsidRPr="00000000" w14:paraId="0000000A">
            <w:pPr>
              <w:ind w:left="720" w:firstLine="425"/>
              <w:jc w:val="both"/>
              <w:rPr>
                <w:color w:val="ff0000"/>
                <w:sz w:val="20"/>
                <w:szCs w:val="20"/>
              </w:rPr>
            </w:pPr>
            <w:r w:rsidDel="00000000" w:rsidR="00000000" w:rsidRPr="00000000">
              <w:rPr>
                <w:rtl w:val="0"/>
              </w:rPr>
              <w:t xml:space="preserve">     </w:t>
            </w:r>
            <w:r w:rsidDel="00000000" w:rsidR="00000000" w:rsidRPr="00000000">
              <w:rPr>
                <w:color w:val="ff0000"/>
                <w:sz w:val="20"/>
                <w:szCs w:val="20"/>
                <w:rtl w:val="0"/>
              </w:rPr>
              <w:t xml:space="preserve">5.1 Inversiones y costos.</w:t>
            </w:r>
          </w:p>
          <w:p w:rsidR="00000000" w:rsidDel="00000000" w:rsidP="00000000" w:rsidRDefault="00000000" w:rsidRPr="00000000" w14:paraId="0000000B">
            <w:pPr>
              <w:ind w:left="720" w:firstLine="425"/>
              <w:jc w:val="both"/>
              <w:rPr>
                <w:color w:val="ff0000"/>
                <w:sz w:val="20"/>
                <w:szCs w:val="20"/>
              </w:rPr>
            </w:pPr>
            <w:r w:rsidDel="00000000" w:rsidR="00000000" w:rsidRPr="00000000">
              <w:rPr>
                <w:rtl w:val="0"/>
              </w:rPr>
              <w:t xml:space="preserve">     </w:t>
            </w:r>
            <w:r w:rsidDel="00000000" w:rsidR="00000000" w:rsidRPr="00000000">
              <w:rPr>
                <w:color w:val="ff0000"/>
                <w:sz w:val="20"/>
                <w:szCs w:val="20"/>
                <w:rtl w:val="0"/>
              </w:rPr>
              <w:t xml:space="preserve">5.2 Flujo de caja.</w:t>
            </w:r>
          </w:p>
          <w:p w:rsidR="00000000" w:rsidDel="00000000" w:rsidP="00000000" w:rsidRDefault="00000000" w:rsidRPr="00000000" w14:paraId="0000000C">
            <w:pPr>
              <w:ind w:left="720" w:firstLine="425"/>
              <w:jc w:val="both"/>
              <w:rPr>
                <w:color w:val="ff0000"/>
                <w:sz w:val="20"/>
                <w:szCs w:val="20"/>
              </w:rPr>
            </w:pPr>
            <w:r w:rsidDel="00000000" w:rsidR="00000000" w:rsidRPr="00000000">
              <w:rPr>
                <w:rtl w:val="0"/>
              </w:rPr>
              <w:t xml:space="preserve">     </w:t>
            </w:r>
            <w:r w:rsidDel="00000000" w:rsidR="00000000" w:rsidRPr="00000000">
              <w:rPr>
                <w:color w:val="ff0000"/>
                <w:sz w:val="20"/>
                <w:szCs w:val="20"/>
                <w:rtl w:val="0"/>
              </w:rPr>
              <w:t xml:space="preserve">5.3 Punto de equilibrio.</w:t>
            </w:r>
          </w:p>
        </w:tc>
      </w:tr>
    </w:tbl>
    <w:p w:rsidR="00000000" w:rsidDel="00000000" w:rsidP="00000000" w:rsidRDefault="00000000" w:rsidRPr="00000000" w14:paraId="0000000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10">
      <w:pPr>
        <w:tabs>
          <w:tab w:val="left" w:pos="3224"/>
        </w:tabs>
        <w:jc w:val="both"/>
        <w:rPr>
          <w:sz w:val="20"/>
          <w:szCs w:val="20"/>
        </w:rPr>
      </w:pPr>
      <w:r w:rsidDel="00000000" w:rsidR="00000000" w:rsidRPr="00000000">
        <w:rPr>
          <w:rtl w:val="0"/>
        </w:rPr>
      </w:r>
    </w:p>
    <w:tbl>
      <w:tblPr>
        <w:tblStyle w:val="Table2"/>
        <w:tblW w:w="90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5"/>
        <w:gridCol w:w="5662"/>
        <w:tblGridChange w:id="0">
          <w:tblGrid>
            <w:gridCol w:w="3405"/>
            <w:gridCol w:w="5662"/>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1">
            <w:pPr>
              <w:widowControl w:val="0"/>
              <w:jc w:val="both"/>
              <w:rPr>
                <w:sz w:val="20"/>
                <w:szCs w:val="20"/>
              </w:rPr>
            </w:pPr>
            <w:r w:rsidDel="00000000" w:rsidR="00000000" w:rsidRPr="00000000">
              <w:rPr>
                <w:sz w:val="20"/>
                <w:szCs w:val="20"/>
                <w:rtl w:val="0"/>
              </w:rPr>
              <w:t xml:space="preserve">PROGRAMA DE FORMACIÓN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2">
            <w:pPr>
              <w:widowControl w:val="0"/>
              <w:jc w:val="both"/>
              <w:rPr>
                <w:b w:val="0"/>
                <w:color w:val="e36c09"/>
                <w:sz w:val="20"/>
                <w:szCs w:val="20"/>
              </w:rPr>
            </w:pPr>
            <w:r w:rsidDel="00000000" w:rsidR="00000000" w:rsidRPr="00000000">
              <w:rPr>
                <w:b w:val="0"/>
                <w:sz w:val="20"/>
                <w:szCs w:val="20"/>
                <w:rtl w:val="0"/>
              </w:rPr>
              <w:t xml:space="preserve">Gestión de sistemas agroecológicos</w:t>
            </w:r>
            <w:r w:rsidDel="00000000" w:rsidR="00000000" w:rsidRPr="00000000">
              <w:rPr>
                <w:rtl w:val="0"/>
              </w:rPr>
            </w:r>
          </w:p>
        </w:tc>
      </w:tr>
    </w:tbl>
    <w:p w:rsidR="00000000" w:rsidDel="00000000" w:rsidP="00000000" w:rsidRDefault="00000000" w:rsidRPr="00000000" w14:paraId="00000013">
      <w:pPr>
        <w:jc w:val="both"/>
        <w:rPr>
          <w:sz w:val="20"/>
          <w:szCs w:val="20"/>
        </w:rPr>
      </w:pPr>
      <w:r w:rsidDel="00000000" w:rsidR="00000000" w:rsidRPr="00000000">
        <w:rPr>
          <w:rtl w:val="0"/>
        </w:rPr>
      </w:r>
    </w:p>
    <w:tbl>
      <w:tblPr>
        <w:tblStyle w:val="Table3"/>
        <w:tblW w:w="90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126"/>
        <w:gridCol w:w="1843"/>
        <w:gridCol w:w="3260"/>
        <w:tblGridChange w:id="0">
          <w:tblGrid>
            <w:gridCol w:w="1838"/>
            <w:gridCol w:w="2126"/>
            <w:gridCol w:w="1843"/>
            <w:gridCol w:w="3260"/>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4">
            <w:pPr>
              <w:widowControl w:val="0"/>
              <w:jc w:val="both"/>
              <w:rPr>
                <w:sz w:val="20"/>
                <w:szCs w:val="20"/>
              </w:rPr>
            </w:pPr>
            <w:r w:rsidDel="00000000" w:rsidR="00000000" w:rsidRPr="00000000">
              <w:rPr>
                <w:sz w:val="20"/>
                <w:szCs w:val="20"/>
                <w:rtl w:val="0"/>
              </w:rPr>
              <w:t xml:space="preserve">COMPETENCIA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5">
            <w:pPr>
              <w:widowControl w:val="0"/>
              <w:jc w:val="both"/>
              <w:rPr>
                <w:sz w:val="20"/>
                <w:szCs w:val="20"/>
              </w:rPr>
            </w:pPr>
            <w:r w:rsidDel="00000000" w:rsidR="00000000" w:rsidRPr="00000000">
              <w:rPr>
                <w:b w:val="0"/>
                <w:sz w:val="20"/>
                <w:szCs w:val="20"/>
                <w:rtl w:val="0"/>
              </w:rPr>
              <w:t xml:space="preserve">260101064 - Formular el proyecto de acuerdo con métodos y técnicas de investigación.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6">
            <w:pPr>
              <w:widowControl w:val="0"/>
              <w:jc w:val="both"/>
              <w:rPr>
                <w:sz w:val="20"/>
                <w:szCs w:val="20"/>
              </w:rPr>
            </w:pPr>
            <w:r w:rsidDel="00000000" w:rsidR="00000000" w:rsidRPr="00000000">
              <w:rPr>
                <w:sz w:val="20"/>
                <w:szCs w:val="20"/>
                <w:rtl w:val="0"/>
              </w:rPr>
              <w:t xml:space="preserve">RESULTADOS DE APRENDIZAJE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7">
            <w:pPr>
              <w:jc w:val="both"/>
              <w:rPr>
                <w:b w:val="0"/>
                <w:sz w:val="20"/>
                <w:szCs w:val="20"/>
              </w:rPr>
            </w:pPr>
            <w:r w:rsidDel="00000000" w:rsidR="00000000" w:rsidRPr="00000000">
              <w:rPr>
                <w:b w:val="0"/>
                <w:sz w:val="20"/>
                <w:szCs w:val="20"/>
                <w:rtl w:val="0"/>
              </w:rPr>
              <w:t xml:space="preserve">260101064- 2- Estructurar componentes del proyecto de acuerdo con metodología seleccionada.</w:t>
            </w:r>
          </w:p>
          <w:p w:rsidR="00000000" w:rsidDel="00000000" w:rsidP="00000000" w:rsidRDefault="00000000" w:rsidRPr="00000000" w14:paraId="00000018">
            <w:pPr>
              <w:jc w:val="both"/>
              <w:rPr>
                <w:b w:val="0"/>
                <w:sz w:val="20"/>
                <w:szCs w:val="20"/>
              </w:rPr>
            </w:pPr>
            <w:r w:rsidDel="00000000" w:rsidR="00000000" w:rsidRPr="00000000">
              <w:rPr>
                <w:rtl w:val="0"/>
              </w:rPr>
            </w:r>
          </w:p>
          <w:p w:rsidR="00000000" w:rsidDel="00000000" w:rsidP="00000000" w:rsidRDefault="00000000" w:rsidRPr="00000000" w14:paraId="00000019">
            <w:pPr>
              <w:jc w:val="both"/>
              <w:rPr>
                <w:b w:val="0"/>
                <w:sz w:val="20"/>
                <w:szCs w:val="20"/>
              </w:rPr>
            </w:pPr>
            <w:r w:rsidDel="00000000" w:rsidR="00000000" w:rsidRPr="00000000">
              <w:rPr>
                <w:b w:val="0"/>
                <w:sz w:val="20"/>
                <w:szCs w:val="20"/>
                <w:rtl w:val="0"/>
              </w:rPr>
              <w:t xml:space="preserve">260101064-3- Estructurar plan de mercadeo de productos y servicios agroecológicos conforme a segmentos de mercado.</w:t>
            </w:r>
          </w:p>
        </w:tc>
      </w:tr>
    </w:tbl>
    <w:p w:rsidR="00000000" w:rsidDel="00000000" w:rsidP="00000000" w:rsidRDefault="00000000" w:rsidRPr="00000000" w14:paraId="0000001A">
      <w:pPr>
        <w:jc w:val="both"/>
        <w:rPr>
          <w:sz w:val="20"/>
          <w:szCs w:val="20"/>
        </w:rPr>
      </w:pPr>
      <w:r w:rsidDel="00000000" w:rsidR="00000000" w:rsidRPr="00000000">
        <w:rPr>
          <w:rtl w:val="0"/>
        </w:rPr>
      </w:r>
    </w:p>
    <w:tbl>
      <w:tblPr>
        <w:tblStyle w:val="Table4"/>
        <w:tblW w:w="90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5670"/>
        <w:tblGridChange w:id="0">
          <w:tblGrid>
            <w:gridCol w:w="3397"/>
            <w:gridCol w:w="5670"/>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sdt>
            <w:sdtPr>
              <w:tag w:val="goog_rdk_2"/>
            </w:sdtPr>
            <w:sdtContent>
              <w:p w:rsidR="00000000" w:rsidDel="00000000" w:rsidP="00000000" w:rsidRDefault="00000000" w:rsidRPr="00000000" w14:paraId="0000001B">
                <w:pPr>
                  <w:widowControl w:val="0"/>
                  <w:rPr>
                    <w:sz w:val="20"/>
                    <w:szCs w:val="20"/>
                  </w:rPr>
                  <w:pPrChange w:author="SANDRA PATRICIA HOYOS SEPULVEDA" w:id="0" w:date="2022-10-12T13:22:08Z">
                    <w:pPr>
                      <w:widowControl w:val="0"/>
                      <w:jc w:val="both"/>
                    </w:pPr>
                  </w:pPrChange>
                </w:pPr>
                <w:r w:rsidDel="00000000" w:rsidR="00000000" w:rsidRPr="00000000">
                  <w:rPr>
                    <w:sz w:val="20"/>
                    <w:szCs w:val="20"/>
                    <w:rtl w:val="0"/>
                  </w:rPr>
                  <w:t xml:space="preserve">NÚMERO DEL COMPONENTE FORMATIVO</w:t>
                </w:r>
              </w:p>
            </w:sdtContent>
          </w:sdt>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C">
            <w:pPr>
              <w:widowControl w:val="0"/>
              <w:jc w:val="both"/>
              <w:rPr>
                <w:b w:val="0"/>
                <w:sz w:val="20"/>
                <w:szCs w:val="20"/>
              </w:rPr>
            </w:pPr>
            <w:r w:rsidDel="00000000" w:rsidR="00000000" w:rsidRPr="00000000">
              <w:rPr>
                <w:b w:val="0"/>
                <w:sz w:val="20"/>
                <w:szCs w:val="20"/>
                <w:rtl w:val="0"/>
              </w:rPr>
              <w:t xml:space="preserve">22</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sdt>
            <w:sdtPr>
              <w:tag w:val="goog_rdk_3"/>
            </w:sdtPr>
            <w:sdtContent>
              <w:p w:rsidR="00000000" w:rsidDel="00000000" w:rsidP="00000000" w:rsidRDefault="00000000" w:rsidRPr="00000000" w14:paraId="0000001D">
                <w:pPr>
                  <w:widowControl w:val="0"/>
                  <w:rPr>
                    <w:sz w:val="20"/>
                    <w:szCs w:val="20"/>
                  </w:rPr>
                  <w:pPrChange w:author="SANDRA PATRICIA HOYOS SEPULVEDA" w:id="0" w:date="2022-10-12T13:22:08Z">
                    <w:pPr>
                      <w:widowControl w:val="0"/>
                      <w:jc w:val="both"/>
                    </w:pPr>
                  </w:pPrChange>
                </w:pPr>
                <w:r w:rsidDel="00000000" w:rsidR="00000000" w:rsidRPr="00000000">
                  <w:rPr>
                    <w:sz w:val="20"/>
                    <w:szCs w:val="20"/>
                    <w:rtl w:val="0"/>
                  </w:rPr>
                  <w:t xml:space="preserve">NOMBRE DEL COMPONENTE FORMATIVO</w:t>
                </w:r>
              </w:p>
            </w:sdtContent>
          </w:sdt>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E">
            <w:pPr>
              <w:widowControl w:val="0"/>
              <w:jc w:val="both"/>
              <w:rPr>
                <w:b w:val="0"/>
                <w:sz w:val="20"/>
                <w:szCs w:val="20"/>
              </w:rPr>
            </w:pPr>
            <w:r w:rsidDel="00000000" w:rsidR="00000000" w:rsidRPr="00000000">
              <w:rPr>
                <w:b w:val="0"/>
                <w:sz w:val="20"/>
                <w:szCs w:val="20"/>
                <w:rtl w:val="0"/>
              </w:rPr>
              <w:t xml:space="preserve">Formulación y evaluación de los componentes de estudio para proyectos agroecológicos.</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F">
            <w:pPr>
              <w:widowControl w:val="0"/>
              <w:jc w:val="both"/>
              <w:rPr>
                <w:sz w:val="20"/>
                <w:szCs w:val="20"/>
              </w:rPr>
            </w:pPr>
            <w:r w:rsidDel="00000000" w:rsidR="00000000" w:rsidRPr="00000000">
              <w:rPr>
                <w:sz w:val="20"/>
                <w:szCs w:val="20"/>
                <w:rtl w:val="0"/>
              </w:rPr>
              <w:t xml:space="preserve">BREVE DESCRIPCIÓN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0">
            <w:pPr>
              <w:jc w:val="both"/>
              <w:rPr>
                <w:b w:val="0"/>
                <w:color w:val="ff0000"/>
                <w:sz w:val="20"/>
                <w:szCs w:val="20"/>
              </w:rPr>
            </w:pPr>
            <w:r w:rsidDel="00000000" w:rsidR="00000000" w:rsidRPr="00000000">
              <w:rPr>
                <w:b w:val="0"/>
                <w:sz w:val="20"/>
                <w:szCs w:val="20"/>
                <w:rtl w:val="0"/>
              </w:rPr>
              <w:t xml:space="preserve">Este componente formativo comprende el análisis y descripción de los estudios que conforman la formulación y evaluación de los proyectos, entre los que se destacan el de mercadeo, técnico, administrativo, ambiental y financiero.</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1">
            <w:pPr>
              <w:widowControl w:val="0"/>
              <w:jc w:val="both"/>
              <w:rPr>
                <w:sz w:val="20"/>
                <w:szCs w:val="20"/>
              </w:rPr>
            </w:pPr>
            <w:r w:rsidDel="00000000" w:rsidR="00000000" w:rsidRPr="00000000">
              <w:rPr>
                <w:sz w:val="20"/>
                <w:szCs w:val="20"/>
                <w:rtl w:val="0"/>
              </w:rPr>
              <w:t xml:space="preserve">PALABRAS CLAVE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2">
            <w:pPr>
              <w:widowControl w:val="0"/>
              <w:jc w:val="both"/>
              <w:rPr>
                <w:b w:val="0"/>
                <w:color w:val="ff0000"/>
                <w:sz w:val="20"/>
                <w:szCs w:val="20"/>
              </w:rPr>
            </w:pPr>
            <w:r w:rsidDel="00000000" w:rsidR="00000000" w:rsidRPr="00000000">
              <w:rPr>
                <w:b w:val="0"/>
                <w:sz w:val="20"/>
                <w:szCs w:val="20"/>
                <w:rtl w:val="0"/>
              </w:rPr>
              <w:t xml:space="preserve">Costos, demanda, gastos, impactos, inversiones, mercado, oferta, precio, proceso, rentabilidad. </w:t>
            </w:r>
            <w:r w:rsidDel="00000000" w:rsidR="00000000" w:rsidRPr="00000000">
              <w:rPr>
                <w:rtl w:val="0"/>
              </w:rPr>
            </w:r>
          </w:p>
        </w:tc>
      </w:tr>
    </w:tbl>
    <w:p w:rsidR="00000000" w:rsidDel="00000000" w:rsidP="00000000" w:rsidRDefault="00000000" w:rsidRPr="00000000" w14:paraId="00000023">
      <w:pPr>
        <w:jc w:val="both"/>
        <w:rPr>
          <w:sz w:val="20"/>
          <w:szCs w:val="20"/>
        </w:rPr>
      </w:pPr>
      <w:r w:rsidDel="00000000" w:rsidR="00000000" w:rsidRPr="00000000">
        <w:rPr>
          <w:rtl w:val="0"/>
        </w:rPr>
      </w:r>
    </w:p>
    <w:tbl>
      <w:tblPr>
        <w:tblStyle w:val="Table5"/>
        <w:tblW w:w="90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5670"/>
        <w:tblGridChange w:id="0">
          <w:tblGrid>
            <w:gridCol w:w="3397"/>
            <w:gridCol w:w="5670"/>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4">
            <w:pPr>
              <w:widowControl w:val="0"/>
              <w:jc w:val="both"/>
              <w:rPr>
                <w:sz w:val="20"/>
                <w:szCs w:val="20"/>
              </w:rPr>
            </w:pPr>
            <w:r w:rsidDel="00000000" w:rsidR="00000000" w:rsidRPr="00000000">
              <w:rPr>
                <w:sz w:val="20"/>
                <w:szCs w:val="20"/>
                <w:rtl w:val="0"/>
              </w:rPr>
              <w:t xml:space="preserve">ÁREA OCUPACIONAL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5">
            <w:pPr>
              <w:widowControl w:val="0"/>
              <w:jc w:val="both"/>
              <w:rPr>
                <w:b w:val="0"/>
                <w:sz w:val="20"/>
                <w:szCs w:val="20"/>
              </w:rPr>
            </w:pPr>
            <w:r w:rsidDel="00000000" w:rsidR="00000000" w:rsidRPr="00000000">
              <w:rPr>
                <w:b w:val="0"/>
                <w:sz w:val="20"/>
                <w:szCs w:val="20"/>
                <w:rtl w:val="0"/>
              </w:rPr>
              <w:t xml:space="preserve">7 – EXPLOTACIÓN PRIMARIA Y EXTRACTIVA</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6">
            <w:pPr>
              <w:widowControl w:val="0"/>
              <w:jc w:val="both"/>
              <w:rPr>
                <w:sz w:val="20"/>
                <w:szCs w:val="20"/>
              </w:rPr>
            </w:pPr>
            <w:r w:rsidDel="00000000" w:rsidR="00000000" w:rsidRPr="00000000">
              <w:rPr>
                <w:sz w:val="20"/>
                <w:szCs w:val="20"/>
                <w:rtl w:val="0"/>
              </w:rPr>
              <w:t xml:space="preserve">IDIOMA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7">
            <w:pPr>
              <w:widowControl w:val="0"/>
              <w:jc w:val="both"/>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28">
      <w:pPr>
        <w:jc w:val="both"/>
        <w:rPr>
          <w:sz w:val="20"/>
          <w:szCs w:val="20"/>
        </w:rPr>
      </w:pPr>
      <w:r w:rsidDel="00000000" w:rsidR="00000000" w:rsidRPr="00000000">
        <w:rPr>
          <w:rtl w:val="0"/>
        </w:rPr>
      </w:r>
    </w:p>
    <w:p w:rsidR="00000000" w:rsidDel="00000000" w:rsidP="00000000" w:rsidRDefault="00000000" w:rsidRPr="00000000" w14:paraId="00000029">
      <w:pPr>
        <w:jc w:val="both"/>
        <w:rPr>
          <w:sz w:val="20"/>
          <w:szCs w:val="20"/>
        </w:rPr>
      </w:pPr>
      <w:r w:rsidDel="00000000" w:rsidR="00000000" w:rsidRPr="00000000">
        <w:rPr>
          <w:rtl w:val="0"/>
        </w:rPr>
      </w:r>
    </w:p>
    <w:p w:rsidR="00000000" w:rsidDel="00000000" w:rsidP="00000000" w:rsidRDefault="00000000" w:rsidRPr="00000000" w14:paraId="0000002A">
      <w:pPr>
        <w:numPr>
          <w:ilvl w:val="0"/>
          <w:numId w:val="1"/>
        </w:numPr>
        <w:ind w:left="284" w:hanging="284"/>
        <w:jc w:val="both"/>
        <w:rPr>
          <w:b w:val="1"/>
          <w:color w:val="000000"/>
          <w:sz w:val="20"/>
          <w:szCs w:val="20"/>
        </w:rPr>
      </w:pPr>
      <w:r w:rsidDel="00000000" w:rsidR="00000000" w:rsidRPr="00000000">
        <w:rPr>
          <w:b w:val="1"/>
          <w:color w:val="000000"/>
          <w:sz w:val="20"/>
          <w:szCs w:val="20"/>
          <w:rtl w:val="0"/>
        </w:rPr>
        <w:t xml:space="preserve">TABLA DE CONTENIDO: </w:t>
      </w:r>
    </w:p>
    <w:p w:rsidR="00000000" w:rsidDel="00000000" w:rsidP="00000000" w:rsidRDefault="00000000" w:rsidRPr="00000000" w14:paraId="0000002B">
      <w:pPr>
        <w:jc w:val="both"/>
        <w:rPr>
          <w:b w:val="1"/>
          <w:sz w:val="20"/>
          <w:szCs w:val="20"/>
        </w:rPr>
      </w:pPr>
      <w:r w:rsidDel="00000000" w:rsidR="00000000" w:rsidRPr="00000000">
        <w:rPr>
          <w:rtl w:val="0"/>
        </w:rPr>
      </w:r>
    </w:p>
    <w:p w:rsidR="00000000" w:rsidDel="00000000" w:rsidP="00000000" w:rsidRDefault="00000000" w:rsidRPr="00000000" w14:paraId="0000002C">
      <w:pPr>
        <w:jc w:val="both"/>
        <w:rPr>
          <w:b w:val="1"/>
          <w:sz w:val="20"/>
          <w:szCs w:val="20"/>
        </w:rPr>
      </w:pPr>
      <w:r w:rsidDel="00000000" w:rsidR="00000000" w:rsidRPr="00000000">
        <w:rPr>
          <w:b w:val="1"/>
          <w:sz w:val="20"/>
          <w:szCs w:val="20"/>
          <w:rtl w:val="0"/>
        </w:rPr>
        <w:t xml:space="preserve">1. Estudio de mercado</w:t>
      </w:r>
    </w:p>
    <w:p w:rsidR="00000000" w:rsidDel="00000000" w:rsidP="00000000" w:rsidRDefault="00000000" w:rsidRPr="00000000" w14:paraId="0000002D">
      <w:pPr>
        <w:ind w:firstLine="426"/>
        <w:jc w:val="both"/>
        <w:rPr>
          <w:sz w:val="20"/>
          <w:szCs w:val="20"/>
        </w:rPr>
      </w:pPr>
      <w:r w:rsidDel="00000000" w:rsidR="00000000" w:rsidRPr="00000000">
        <w:rPr>
          <w:sz w:val="20"/>
          <w:szCs w:val="20"/>
          <w:rtl w:val="0"/>
        </w:rPr>
        <w:t xml:space="preserve">1.1 Identificación del bien o servicio.</w:t>
      </w:r>
    </w:p>
    <w:p w:rsidR="00000000" w:rsidDel="00000000" w:rsidP="00000000" w:rsidRDefault="00000000" w:rsidRPr="00000000" w14:paraId="0000002E">
      <w:pPr>
        <w:ind w:firstLine="426"/>
        <w:jc w:val="both"/>
        <w:rPr>
          <w:sz w:val="20"/>
          <w:szCs w:val="20"/>
        </w:rPr>
      </w:pPr>
      <w:r w:rsidDel="00000000" w:rsidR="00000000" w:rsidRPr="00000000">
        <w:rPr>
          <w:sz w:val="20"/>
          <w:szCs w:val="20"/>
          <w:rtl w:val="0"/>
        </w:rPr>
        <w:t xml:space="preserve">1.2 Identificación de la demanda.</w:t>
      </w:r>
    </w:p>
    <w:p w:rsidR="00000000" w:rsidDel="00000000" w:rsidP="00000000" w:rsidRDefault="00000000" w:rsidRPr="00000000" w14:paraId="0000002F">
      <w:pPr>
        <w:ind w:firstLine="426"/>
        <w:jc w:val="both"/>
        <w:rPr>
          <w:sz w:val="20"/>
          <w:szCs w:val="20"/>
        </w:rPr>
      </w:pPr>
      <w:r w:rsidDel="00000000" w:rsidR="00000000" w:rsidRPr="00000000">
        <w:rPr>
          <w:sz w:val="20"/>
          <w:szCs w:val="20"/>
          <w:rtl w:val="0"/>
        </w:rPr>
        <w:t xml:space="preserve">1.3 Identificación de la oferta.</w:t>
      </w:r>
    </w:p>
    <w:p w:rsidR="00000000" w:rsidDel="00000000" w:rsidP="00000000" w:rsidRDefault="00000000" w:rsidRPr="00000000" w14:paraId="00000030">
      <w:pPr>
        <w:ind w:firstLine="426"/>
        <w:jc w:val="both"/>
        <w:rPr>
          <w:sz w:val="20"/>
          <w:szCs w:val="20"/>
        </w:rPr>
      </w:pPr>
      <w:r w:rsidDel="00000000" w:rsidR="00000000" w:rsidRPr="00000000">
        <w:rPr>
          <w:sz w:val="20"/>
          <w:szCs w:val="20"/>
          <w:rtl w:val="0"/>
        </w:rPr>
        <w:t xml:space="preserve">1.4 Identificación del precio.</w:t>
      </w:r>
    </w:p>
    <w:p w:rsidR="00000000" w:rsidDel="00000000" w:rsidP="00000000" w:rsidRDefault="00000000" w:rsidRPr="00000000" w14:paraId="00000031">
      <w:pPr>
        <w:ind w:firstLine="426"/>
        <w:jc w:val="both"/>
        <w:rPr>
          <w:sz w:val="20"/>
          <w:szCs w:val="20"/>
        </w:rPr>
      </w:pPr>
      <w:r w:rsidDel="00000000" w:rsidR="00000000" w:rsidRPr="00000000">
        <w:rPr>
          <w:sz w:val="20"/>
          <w:szCs w:val="20"/>
          <w:rtl w:val="0"/>
        </w:rPr>
        <w:t xml:space="preserve">1.5 Estrategia de mercado.</w:t>
      </w:r>
    </w:p>
    <w:p w:rsidR="00000000" w:rsidDel="00000000" w:rsidP="00000000" w:rsidRDefault="00000000" w:rsidRPr="00000000" w14:paraId="00000032">
      <w:pPr>
        <w:ind w:firstLine="426"/>
        <w:jc w:val="both"/>
        <w:rPr>
          <w:sz w:val="20"/>
          <w:szCs w:val="20"/>
        </w:rPr>
      </w:pPr>
      <w:r w:rsidDel="00000000" w:rsidR="00000000" w:rsidRPr="00000000">
        <w:rPr>
          <w:rtl w:val="0"/>
        </w:rPr>
      </w:r>
    </w:p>
    <w:p w:rsidR="00000000" w:rsidDel="00000000" w:rsidP="00000000" w:rsidRDefault="00000000" w:rsidRPr="00000000" w14:paraId="00000033">
      <w:pPr>
        <w:jc w:val="both"/>
        <w:rPr>
          <w:b w:val="1"/>
          <w:sz w:val="20"/>
          <w:szCs w:val="20"/>
        </w:rPr>
      </w:pPr>
      <w:r w:rsidDel="00000000" w:rsidR="00000000" w:rsidRPr="00000000">
        <w:rPr>
          <w:b w:val="1"/>
          <w:sz w:val="20"/>
          <w:szCs w:val="20"/>
          <w:rtl w:val="0"/>
        </w:rPr>
        <w:t xml:space="preserve">2. Estudio técnico</w:t>
      </w:r>
    </w:p>
    <w:p w:rsidR="00000000" w:rsidDel="00000000" w:rsidP="00000000" w:rsidRDefault="00000000" w:rsidRPr="00000000" w14:paraId="00000034">
      <w:pPr>
        <w:ind w:firstLine="426"/>
        <w:jc w:val="both"/>
        <w:rPr>
          <w:sz w:val="20"/>
          <w:szCs w:val="20"/>
        </w:rPr>
      </w:pPr>
      <w:r w:rsidDel="00000000" w:rsidR="00000000" w:rsidRPr="00000000">
        <w:rPr>
          <w:sz w:val="20"/>
          <w:szCs w:val="20"/>
          <w:rtl w:val="0"/>
        </w:rPr>
        <w:t xml:space="preserve">2.1 Localización.</w:t>
      </w:r>
    </w:p>
    <w:p w:rsidR="00000000" w:rsidDel="00000000" w:rsidP="00000000" w:rsidRDefault="00000000" w:rsidRPr="00000000" w14:paraId="00000035">
      <w:pPr>
        <w:ind w:firstLine="426"/>
        <w:jc w:val="both"/>
        <w:rPr>
          <w:sz w:val="20"/>
          <w:szCs w:val="20"/>
        </w:rPr>
      </w:pPr>
      <w:r w:rsidDel="00000000" w:rsidR="00000000" w:rsidRPr="00000000">
        <w:rPr>
          <w:sz w:val="20"/>
          <w:szCs w:val="20"/>
          <w:rtl w:val="0"/>
        </w:rPr>
        <w:t xml:space="preserve">2.2 Tamaño.</w:t>
      </w:r>
    </w:p>
    <w:p w:rsidR="00000000" w:rsidDel="00000000" w:rsidP="00000000" w:rsidRDefault="00000000" w:rsidRPr="00000000" w14:paraId="00000036">
      <w:pPr>
        <w:ind w:firstLine="426"/>
        <w:jc w:val="both"/>
        <w:rPr>
          <w:sz w:val="20"/>
          <w:szCs w:val="20"/>
        </w:rPr>
      </w:pPr>
      <w:r w:rsidDel="00000000" w:rsidR="00000000" w:rsidRPr="00000000">
        <w:rPr>
          <w:sz w:val="20"/>
          <w:szCs w:val="20"/>
          <w:rtl w:val="0"/>
        </w:rPr>
        <w:t xml:space="preserve">2.3 Identificación y descripción del proceso.</w:t>
      </w:r>
    </w:p>
    <w:p w:rsidR="00000000" w:rsidDel="00000000" w:rsidP="00000000" w:rsidRDefault="00000000" w:rsidRPr="00000000" w14:paraId="00000037">
      <w:pPr>
        <w:ind w:firstLine="426"/>
        <w:jc w:val="both"/>
        <w:rPr>
          <w:sz w:val="20"/>
          <w:szCs w:val="20"/>
        </w:rPr>
      </w:pPr>
      <w:r w:rsidDel="00000000" w:rsidR="00000000" w:rsidRPr="00000000">
        <w:rPr>
          <w:sz w:val="20"/>
          <w:szCs w:val="20"/>
          <w:rtl w:val="0"/>
        </w:rPr>
        <w:t xml:space="preserve">2.4. Organización y cronograma.</w:t>
      </w:r>
    </w:p>
    <w:p w:rsidR="00000000" w:rsidDel="00000000" w:rsidP="00000000" w:rsidRDefault="00000000" w:rsidRPr="00000000" w14:paraId="00000038">
      <w:pPr>
        <w:jc w:val="both"/>
        <w:rPr>
          <w:b w:val="1"/>
          <w:color w:val="000000"/>
          <w:sz w:val="20"/>
          <w:szCs w:val="20"/>
        </w:rPr>
      </w:pPr>
      <w:r w:rsidDel="00000000" w:rsidR="00000000" w:rsidRPr="00000000">
        <w:rPr>
          <w:rtl w:val="0"/>
        </w:rPr>
      </w:r>
    </w:p>
    <w:p w:rsidR="00000000" w:rsidDel="00000000" w:rsidP="00000000" w:rsidRDefault="00000000" w:rsidRPr="00000000" w14:paraId="00000039">
      <w:pPr>
        <w:jc w:val="both"/>
        <w:rPr>
          <w:color w:val="000000"/>
          <w:sz w:val="20"/>
          <w:szCs w:val="20"/>
        </w:rPr>
      </w:pPr>
      <w:r w:rsidDel="00000000" w:rsidR="00000000" w:rsidRPr="00000000">
        <w:rPr>
          <w:b w:val="1"/>
          <w:color w:val="000000"/>
          <w:sz w:val="20"/>
          <w:szCs w:val="20"/>
          <w:rtl w:val="0"/>
        </w:rPr>
        <w:t xml:space="preserve">3. Estudio administrativo</w:t>
      </w:r>
      <w:r w:rsidDel="00000000" w:rsidR="00000000" w:rsidRPr="00000000">
        <w:rPr>
          <w:rtl w:val="0"/>
        </w:rPr>
      </w:r>
    </w:p>
    <w:p w:rsidR="00000000" w:rsidDel="00000000" w:rsidP="00000000" w:rsidRDefault="00000000" w:rsidRPr="00000000" w14:paraId="0000003A">
      <w:pPr>
        <w:ind w:firstLine="426"/>
        <w:jc w:val="both"/>
        <w:rPr>
          <w:color w:val="000000"/>
          <w:sz w:val="20"/>
          <w:szCs w:val="20"/>
        </w:rPr>
      </w:pPr>
      <w:r w:rsidDel="00000000" w:rsidR="00000000" w:rsidRPr="00000000">
        <w:rPr>
          <w:color w:val="000000"/>
          <w:sz w:val="20"/>
          <w:szCs w:val="20"/>
          <w:rtl w:val="0"/>
        </w:rPr>
        <w:t xml:space="preserve">3.1 Planeación estratégica.</w:t>
      </w:r>
    </w:p>
    <w:p w:rsidR="00000000" w:rsidDel="00000000" w:rsidP="00000000" w:rsidRDefault="00000000" w:rsidRPr="00000000" w14:paraId="0000003B">
      <w:pPr>
        <w:ind w:firstLine="426"/>
        <w:jc w:val="both"/>
        <w:rPr>
          <w:color w:val="000000"/>
          <w:sz w:val="20"/>
          <w:szCs w:val="20"/>
        </w:rPr>
      </w:pPr>
      <w:r w:rsidDel="00000000" w:rsidR="00000000" w:rsidRPr="00000000">
        <w:rPr>
          <w:color w:val="000000"/>
          <w:sz w:val="20"/>
          <w:szCs w:val="20"/>
          <w:rtl w:val="0"/>
        </w:rPr>
        <w:t xml:space="preserve">3.2 Análisis DOFA.</w:t>
      </w:r>
    </w:p>
    <w:p w:rsidR="00000000" w:rsidDel="00000000" w:rsidP="00000000" w:rsidRDefault="00000000" w:rsidRPr="00000000" w14:paraId="0000003C">
      <w:pPr>
        <w:ind w:firstLine="426"/>
        <w:jc w:val="both"/>
        <w:rPr>
          <w:color w:val="000000"/>
          <w:sz w:val="20"/>
          <w:szCs w:val="20"/>
        </w:rPr>
      </w:pPr>
      <w:r w:rsidDel="00000000" w:rsidR="00000000" w:rsidRPr="00000000">
        <w:rPr>
          <w:color w:val="000000"/>
          <w:sz w:val="20"/>
          <w:szCs w:val="20"/>
          <w:rtl w:val="0"/>
        </w:rPr>
        <w:t xml:space="preserve">3.3 Organigrama.</w:t>
      </w:r>
    </w:p>
    <w:p w:rsidR="00000000" w:rsidDel="00000000" w:rsidP="00000000" w:rsidRDefault="00000000" w:rsidRPr="00000000" w14:paraId="0000003D">
      <w:pPr>
        <w:ind w:firstLine="426"/>
        <w:jc w:val="both"/>
        <w:rPr>
          <w:color w:val="000000"/>
          <w:sz w:val="20"/>
          <w:szCs w:val="20"/>
        </w:rPr>
      </w:pPr>
      <w:r w:rsidDel="00000000" w:rsidR="00000000" w:rsidRPr="00000000">
        <w:rPr>
          <w:color w:val="000000"/>
          <w:sz w:val="20"/>
          <w:szCs w:val="20"/>
          <w:rtl w:val="0"/>
        </w:rPr>
        <w:t xml:space="preserve">3.4 Aspecto legal.</w:t>
      </w:r>
    </w:p>
    <w:p w:rsidR="00000000" w:rsidDel="00000000" w:rsidP="00000000" w:rsidRDefault="00000000" w:rsidRPr="00000000" w14:paraId="0000003E">
      <w:pPr>
        <w:ind w:firstLine="426"/>
        <w:jc w:val="both"/>
        <w:rPr>
          <w:color w:val="000000"/>
          <w:sz w:val="20"/>
          <w:szCs w:val="20"/>
        </w:rPr>
      </w:pPr>
      <w:r w:rsidDel="00000000" w:rsidR="00000000" w:rsidRPr="00000000">
        <w:rPr>
          <w:rtl w:val="0"/>
        </w:rPr>
      </w:r>
    </w:p>
    <w:sdt>
      <w:sdtPr>
        <w:tag w:val="goog_rdk_5"/>
      </w:sdtPr>
      <w:sdtContent>
        <w:p w:rsidR="00000000" w:rsidDel="00000000" w:rsidP="00000000" w:rsidRDefault="00000000" w:rsidRPr="00000000" w14:paraId="0000003F">
          <w:pPr>
            <w:jc w:val="both"/>
            <w:rPr>
              <w:b w:val="1"/>
              <w:sz w:val="20"/>
              <w:szCs w:val="20"/>
              <w:rPrChange w:author="SANDRA PATRICIA HOYOS SEPULVEDA" w:id="1" w:date="2022-10-12T13:22:48Z">
                <w:rPr>
                  <w:b w:val="1"/>
                  <w:sz w:val="20"/>
                  <w:szCs w:val="20"/>
                </w:rPr>
              </w:rPrChange>
            </w:rPr>
          </w:pPr>
          <w:r w:rsidDel="00000000" w:rsidR="00000000" w:rsidRPr="00000000">
            <w:rPr>
              <w:b w:val="1"/>
              <w:sz w:val="20"/>
              <w:szCs w:val="20"/>
              <w:rtl w:val="0"/>
            </w:rPr>
            <w:t xml:space="preserve">4. E</w:t>
          </w:r>
          <w:sdt>
            <w:sdtPr>
              <w:tag w:val="goog_rdk_4"/>
            </w:sdtPr>
            <w:sdtContent>
              <w:r w:rsidDel="00000000" w:rsidR="00000000" w:rsidRPr="00000000">
                <w:rPr>
                  <w:b w:val="1"/>
                  <w:sz w:val="20"/>
                  <w:szCs w:val="20"/>
                  <w:rtl w:val="0"/>
                  <w:rPrChange w:author="SANDRA PATRICIA HOYOS SEPULVEDA" w:id="1" w:date="2022-10-12T13:22:48Z">
                    <w:rPr>
                      <w:b w:val="1"/>
                      <w:sz w:val="20"/>
                      <w:szCs w:val="20"/>
                    </w:rPr>
                  </w:rPrChange>
                </w:rPr>
                <w:t xml:space="preserve">studio ambiental</w:t>
              </w:r>
            </w:sdtContent>
          </w:sdt>
        </w:p>
      </w:sdtContent>
    </w:sdt>
    <w:sdt>
      <w:sdtPr>
        <w:tag w:val="goog_rdk_7"/>
      </w:sdtPr>
      <w:sdtContent>
        <w:p w:rsidR="00000000" w:rsidDel="00000000" w:rsidP="00000000" w:rsidRDefault="00000000" w:rsidRPr="00000000" w14:paraId="00000040">
          <w:pPr>
            <w:ind w:firstLine="426"/>
            <w:jc w:val="both"/>
            <w:rPr>
              <w:sz w:val="20"/>
              <w:szCs w:val="20"/>
              <w:rPrChange w:author="SANDRA PATRICIA HOYOS SEPULVEDA" w:id="1" w:date="2022-10-12T13:22:48Z">
                <w:rPr>
                  <w:sz w:val="20"/>
                  <w:szCs w:val="20"/>
                </w:rPr>
              </w:rPrChange>
            </w:rPr>
          </w:pPr>
          <w:sdt>
            <w:sdtPr>
              <w:tag w:val="goog_rdk_6"/>
            </w:sdtPr>
            <w:sdtContent>
              <w:r w:rsidDel="00000000" w:rsidR="00000000" w:rsidRPr="00000000">
                <w:rPr>
                  <w:sz w:val="20"/>
                  <w:szCs w:val="20"/>
                  <w:rtl w:val="0"/>
                  <w:rPrChange w:author="SANDRA PATRICIA HOYOS SEPULVEDA" w:id="1" w:date="2022-10-12T13:22:48Z">
                    <w:rPr>
                      <w:sz w:val="20"/>
                      <w:szCs w:val="20"/>
                    </w:rPr>
                  </w:rPrChange>
                </w:rPr>
                <w:t xml:space="preserve">4.1 Legislación ambiental.</w:t>
              </w:r>
            </w:sdtContent>
          </w:sdt>
        </w:p>
      </w:sdtContent>
    </w:sdt>
    <w:sdt>
      <w:sdtPr>
        <w:tag w:val="goog_rdk_9"/>
      </w:sdtPr>
      <w:sdtContent>
        <w:p w:rsidR="00000000" w:rsidDel="00000000" w:rsidP="00000000" w:rsidRDefault="00000000" w:rsidRPr="00000000" w14:paraId="00000041">
          <w:pPr>
            <w:ind w:firstLine="426"/>
            <w:jc w:val="both"/>
            <w:rPr>
              <w:sz w:val="20"/>
              <w:szCs w:val="20"/>
              <w:rPrChange w:author="SANDRA PATRICIA HOYOS SEPULVEDA" w:id="1" w:date="2022-10-12T13:22:48Z">
                <w:rPr>
                  <w:color w:val="ff0000"/>
                  <w:sz w:val="20"/>
                  <w:szCs w:val="20"/>
                </w:rPr>
              </w:rPrChange>
            </w:rPr>
          </w:pPr>
          <w:bookmarkStart w:colFirst="0" w:colLast="0" w:name="_heading=h.gjdgxs" w:id="0"/>
          <w:bookmarkEnd w:id="0"/>
          <w:sdt>
            <w:sdtPr>
              <w:tag w:val="goog_rdk_8"/>
            </w:sdtPr>
            <w:sdtContent>
              <w:r w:rsidDel="00000000" w:rsidR="00000000" w:rsidRPr="00000000">
                <w:rPr>
                  <w:sz w:val="20"/>
                  <w:szCs w:val="20"/>
                  <w:rtl w:val="0"/>
                  <w:rPrChange w:author="SANDRA PATRICIA HOYOS SEPULVEDA" w:id="1" w:date="2022-10-12T13:22:48Z">
                    <w:rPr>
                      <w:color w:val="ff0000"/>
                      <w:sz w:val="20"/>
                      <w:szCs w:val="20"/>
                    </w:rPr>
                  </w:rPrChange>
                </w:rPr>
                <w:t xml:space="preserve">4.2 Evaluación e impactos ambientales.</w:t>
              </w:r>
            </w:sdtContent>
          </w:sdt>
        </w:p>
      </w:sdtContent>
    </w:sdt>
    <w:sdt>
      <w:sdtPr>
        <w:tag w:val="goog_rdk_11"/>
      </w:sdtPr>
      <w:sdtContent>
        <w:p w:rsidR="00000000" w:rsidDel="00000000" w:rsidP="00000000" w:rsidRDefault="00000000" w:rsidRPr="00000000" w14:paraId="00000042">
          <w:pPr>
            <w:ind w:firstLine="426"/>
            <w:jc w:val="both"/>
            <w:rPr>
              <w:sz w:val="20"/>
              <w:szCs w:val="20"/>
              <w:rPrChange w:author="SANDRA PATRICIA HOYOS SEPULVEDA" w:id="1" w:date="2022-10-12T13:22:48Z">
                <w:rPr>
                  <w:color w:val="ff0000"/>
                  <w:sz w:val="20"/>
                  <w:szCs w:val="20"/>
                </w:rPr>
              </w:rPrChange>
            </w:rPr>
          </w:pPr>
          <w:sdt>
            <w:sdtPr>
              <w:tag w:val="goog_rdk_10"/>
            </w:sdtPr>
            <w:sdtContent>
              <w:r w:rsidDel="00000000" w:rsidR="00000000" w:rsidRPr="00000000">
                <w:rPr>
                  <w:rtl w:val="0"/>
                </w:rPr>
              </w:r>
            </w:sdtContent>
          </w:sdt>
        </w:p>
      </w:sdtContent>
    </w:sdt>
    <w:sdt>
      <w:sdtPr>
        <w:tag w:val="goog_rdk_14"/>
      </w:sdtPr>
      <w:sdtContent>
        <w:p w:rsidR="00000000" w:rsidDel="00000000" w:rsidP="00000000" w:rsidRDefault="00000000" w:rsidRPr="00000000" w14:paraId="00000043">
          <w:pPr>
            <w:jc w:val="both"/>
            <w:rPr>
              <w:sz w:val="20"/>
              <w:szCs w:val="20"/>
              <w:rPrChange w:author="SANDRA PATRICIA HOYOS SEPULVEDA" w:id="1" w:date="2022-10-12T13:22:48Z">
                <w:rPr>
                  <w:color w:val="ff0000"/>
                  <w:sz w:val="20"/>
                  <w:szCs w:val="20"/>
                </w:rPr>
              </w:rPrChange>
            </w:rPr>
          </w:pPr>
          <w:sdt>
            <w:sdtPr>
              <w:tag w:val="goog_rdk_12"/>
            </w:sdtPr>
            <w:sdtContent>
              <w:r w:rsidDel="00000000" w:rsidR="00000000" w:rsidRPr="00000000">
                <w:rPr>
                  <w:b w:val="1"/>
                  <w:sz w:val="20"/>
                  <w:szCs w:val="20"/>
                  <w:rtl w:val="0"/>
                  <w:rPrChange w:author="SANDRA PATRICIA HOYOS SEPULVEDA" w:id="1" w:date="2022-10-12T13:22:48Z">
                    <w:rPr>
                      <w:b w:val="1"/>
                      <w:color w:val="ff0000"/>
                      <w:sz w:val="20"/>
                      <w:szCs w:val="20"/>
                    </w:rPr>
                  </w:rPrChange>
                </w:rPr>
                <w:t xml:space="preserve">5. Estudio financiero</w:t>
              </w:r>
            </w:sdtContent>
          </w:sdt>
          <w:sdt>
            <w:sdtPr>
              <w:tag w:val="goog_rdk_13"/>
            </w:sdtPr>
            <w:sdtContent>
              <w:r w:rsidDel="00000000" w:rsidR="00000000" w:rsidRPr="00000000">
                <w:rPr>
                  <w:rtl w:val="0"/>
                </w:rPr>
              </w:r>
            </w:sdtContent>
          </w:sdt>
        </w:p>
      </w:sdtContent>
    </w:sdt>
    <w:sdt>
      <w:sdtPr>
        <w:tag w:val="goog_rdk_16"/>
      </w:sdtPr>
      <w:sdtContent>
        <w:p w:rsidR="00000000" w:rsidDel="00000000" w:rsidP="00000000" w:rsidRDefault="00000000" w:rsidRPr="00000000" w14:paraId="00000044">
          <w:pPr>
            <w:ind w:firstLine="426"/>
            <w:jc w:val="both"/>
            <w:rPr>
              <w:sz w:val="20"/>
              <w:szCs w:val="20"/>
              <w:rPrChange w:author="SANDRA PATRICIA HOYOS SEPULVEDA" w:id="1" w:date="2022-10-12T13:22:48Z">
                <w:rPr>
                  <w:color w:val="ff0000"/>
                  <w:sz w:val="20"/>
                  <w:szCs w:val="20"/>
                </w:rPr>
              </w:rPrChange>
            </w:rPr>
          </w:pPr>
          <w:sdt>
            <w:sdtPr>
              <w:tag w:val="goog_rdk_15"/>
            </w:sdtPr>
            <w:sdtContent>
              <w:r w:rsidDel="00000000" w:rsidR="00000000" w:rsidRPr="00000000">
                <w:rPr>
                  <w:sz w:val="20"/>
                  <w:szCs w:val="20"/>
                  <w:rtl w:val="0"/>
                  <w:rPrChange w:author="SANDRA PATRICIA HOYOS SEPULVEDA" w:id="1" w:date="2022-10-12T13:22:48Z">
                    <w:rPr>
                      <w:color w:val="ff0000"/>
                      <w:sz w:val="20"/>
                      <w:szCs w:val="20"/>
                    </w:rPr>
                  </w:rPrChange>
                </w:rPr>
                <w:t xml:space="preserve">5.1 Inversiones y costos.</w:t>
              </w:r>
            </w:sdtContent>
          </w:sdt>
        </w:p>
      </w:sdtContent>
    </w:sdt>
    <w:sdt>
      <w:sdtPr>
        <w:tag w:val="goog_rdk_18"/>
      </w:sdtPr>
      <w:sdtContent>
        <w:p w:rsidR="00000000" w:rsidDel="00000000" w:rsidP="00000000" w:rsidRDefault="00000000" w:rsidRPr="00000000" w14:paraId="00000045">
          <w:pPr>
            <w:ind w:firstLine="426"/>
            <w:jc w:val="both"/>
            <w:rPr>
              <w:sz w:val="20"/>
              <w:szCs w:val="20"/>
              <w:rPrChange w:author="SANDRA PATRICIA HOYOS SEPULVEDA" w:id="1" w:date="2022-10-12T13:22:48Z">
                <w:rPr>
                  <w:color w:val="ff0000"/>
                  <w:sz w:val="20"/>
                  <w:szCs w:val="20"/>
                </w:rPr>
              </w:rPrChange>
            </w:rPr>
          </w:pPr>
          <w:sdt>
            <w:sdtPr>
              <w:tag w:val="goog_rdk_17"/>
            </w:sdtPr>
            <w:sdtContent>
              <w:r w:rsidDel="00000000" w:rsidR="00000000" w:rsidRPr="00000000">
                <w:rPr>
                  <w:sz w:val="20"/>
                  <w:szCs w:val="20"/>
                  <w:rtl w:val="0"/>
                  <w:rPrChange w:author="SANDRA PATRICIA HOYOS SEPULVEDA" w:id="1" w:date="2022-10-12T13:22:48Z">
                    <w:rPr>
                      <w:color w:val="ff0000"/>
                      <w:sz w:val="20"/>
                      <w:szCs w:val="20"/>
                    </w:rPr>
                  </w:rPrChange>
                </w:rPr>
                <w:t xml:space="preserve">5.2 Flujo de caja.</w:t>
              </w:r>
            </w:sdtContent>
          </w:sdt>
        </w:p>
      </w:sdtContent>
    </w:sdt>
    <w:sdt>
      <w:sdtPr>
        <w:tag w:val="goog_rdk_20"/>
      </w:sdtPr>
      <w:sdtContent>
        <w:p w:rsidR="00000000" w:rsidDel="00000000" w:rsidP="00000000" w:rsidRDefault="00000000" w:rsidRPr="00000000" w14:paraId="00000046">
          <w:pPr>
            <w:ind w:firstLine="426"/>
            <w:jc w:val="both"/>
            <w:rPr>
              <w:sz w:val="20"/>
              <w:szCs w:val="20"/>
              <w:rPrChange w:author="SANDRA PATRICIA HOYOS SEPULVEDA" w:id="1" w:date="2022-10-12T13:22:48Z">
                <w:rPr>
                  <w:color w:val="ff0000"/>
                  <w:sz w:val="20"/>
                  <w:szCs w:val="20"/>
                </w:rPr>
              </w:rPrChange>
            </w:rPr>
          </w:pPr>
          <w:sdt>
            <w:sdtPr>
              <w:tag w:val="goog_rdk_19"/>
            </w:sdtPr>
            <w:sdtContent>
              <w:r w:rsidDel="00000000" w:rsidR="00000000" w:rsidRPr="00000000">
                <w:rPr>
                  <w:sz w:val="20"/>
                  <w:szCs w:val="20"/>
                  <w:rtl w:val="0"/>
                  <w:rPrChange w:author="SANDRA PATRICIA HOYOS SEPULVEDA" w:id="1" w:date="2022-10-12T13:22:48Z">
                    <w:rPr>
                      <w:color w:val="ff0000"/>
                      <w:sz w:val="20"/>
                      <w:szCs w:val="20"/>
                    </w:rPr>
                  </w:rPrChange>
                </w:rPr>
                <w:t xml:space="preserve">5.3 Punto de equilibrio.</w:t>
              </w:r>
            </w:sdtContent>
          </w:sdt>
        </w:p>
      </w:sdtContent>
    </w:sdt>
    <w:p w:rsidR="00000000" w:rsidDel="00000000" w:rsidP="00000000" w:rsidRDefault="00000000" w:rsidRPr="00000000" w14:paraId="00000047">
      <w:pPr>
        <w:jc w:val="both"/>
        <w:rPr>
          <w:b w:val="1"/>
          <w:sz w:val="20"/>
          <w:szCs w:val="20"/>
        </w:rPr>
      </w:pPr>
      <w:r w:rsidDel="00000000" w:rsidR="00000000" w:rsidRPr="00000000">
        <w:rPr>
          <w:rtl w:val="0"/>
        </w:rPr>
      </w:r>
    </w:p>
    <w:p w:rsidR="00000000" w:rsidDel="00000000" w:rsidP="00000000" w:rsidRDefault="00000000" w:rsidRPr="00000000" w14:paraId="00000048">
      <w:pPr>
        <w:numPr>
          <w:ilvl w:val="0"/>
          <w:numId w:val="1"/>
        </w:numPr>
        <w:ind w:left="284" w:hanging="284"/>
        <w:jc w:val="both"/>
        <w:rPr>
          <w:b w:val="1"/>
          <w:color w:val="000000"/>
          <w:sz w:val="20"/>
          <w:szCs w:val="20"/>
        </w:rPr>
      </w:pPr>
      <w:r w:rsidDel="00000000" w:rsidR="00000000" w:rsidRPr="00000000">
        <w:rPr>
          <w:b w:val="1"/>
          <w:color w:val="000000"/>
          <w:sz w:val="20"/>
          <w:szCs w:val="20"/>
          <w:rtl w:val="0"/>
        </w:rPr>
        <w:t xml:space="preserve">DESARROLLO DE CONTENIDO: </w:t>
      </w:r>
    </w:p>
    <w:p w:rsidR="00000000" w:rsidDel="00000000" w:rsidP="00000000" w:rsidRDefault="00000000" w:rsidRPr="00000000" w14:paraId="00000049">
      <w:pPr>
        <w:jc w:val="both"/>
        <w:rPr>
          <w:b w:val="1"/>
          <w:color w:val="000000"/>
          <w:sz w:val="20"/>
          <w:szCs w:val="20"/>
        </w:rPr>
      </w:pPr>
      <w:r w:rsidDel="00000000" w:rsidR="00000000" w:rsidRPr="00000000">
        <w:rPr>
          <w:rtl w:val="0"/>
        </w:rPr>
      </w:r>
    </w:p>
    <w:p w:rsidR="00000000" w:rsidDel="00000000" w:rsidP="00000000" w:rsidRDefault="00000000" w:rsidRPr="00000000" w14:paraId="0000004A">
      <w:pPr>
        <w:jc w:val="both"/>
        <w:rPr>
          <w:b w:val="1"/>
          <w:color w:val="000000"/>
          <w:sz w:val="20"/>
          <w:szCs w:val="20"/>
        </w:rPr>
      </w:pPr>
      <w:r w:rsidDel="00000000" w:rsidR="00000000" w:rsidRPr="00000000">
        <w:rPr>
          <w:rtl w:val="0"/>
        </w:rPr>
      </w:r>
    </w:p>
    <w:p w:rsidR="00000000" w:rsidDel="00000000" w:rsidP="00000000" w:rsidRDefault="00000000" w:rsidRPr="00000000" w14:paraId="0000004B">
      <w:pPr>
        <w:jc w:val="both"/>
        <w:rPr>
          <w:b w:val="1"/>
          <w:color w:val="000000"/>
          <w:sz w:val="20"/>
          <w:szCs w:val="20"/>
        </w:rPr>
      </w:pPr>
      <w:r w:rsidDel="00000000" w:rsidR="00000000" w:rsidRPr="00000000">
        <w:rPr>
          <w:b w:val="1"/>
          <w:color w:val="000000"/>
          <w:sz w:val="20"/>
          <w:szCs w:val="20"/>
          <w:rtl w:val="0"/>
        </w:rPr>
        <w:t xml:space="preserve">Introducción </w:t>
      </w:r>
    </w:p>
    <w:p w:rsidR="00000000" w:rsidDel="00000000" w:rsidP="00000000" w:rsidRDefault="00000000" w:rsidRPr="00000000" w14:paraId="0000004C">
      <w:pPr>
        <w:jc w:val="both"/>
        <w:rPr>
          <w:b w:val="1"/>
          <w:color w:val="000000"/>
          <w:sz w:val="20"/>
          <w:szCs w:val="20"/>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color w:val="000000"/>
          <w:sz w:val="20"/>
          <w:szCs w:val="20"/>
          <w:rtl w:val="0"/>
        </w:rPr>
        <w:t xml:space="preserve">Estimado aprendiz bienvenido al componente formativo: Formulación y evaluación contemplado dentro del plan de estudios del Programa Gestión de Sistemas Agroecológicos</w:t>
      </w:r>
      <w:sdt>
        <w:sdtPr>
          <w:tag w:val="goog_rdk_21"/>
        </w:sdtPr>
        <w:sdtContent>
          <w:del w:author="SANDRA PATRICIA HOYOS SEPULVEDA" w:id="2" w:date="2022-10-12T13:23:16Z">
            <w:r w:rsidDel="00000000" w:rsidR="00000000" w:rsidRPr="00000000">
              <w:rPr>
                <w:sz w:val="20"/>
                <w:szCs w:val="20"/>
                <w:rtl w:val="0"/>
              </w:rPr>
              <w:delText xml:space="preserve">     </w:delText>
            </w:r>
          </w:del>
        </w:sdtContent>
      </w:sdt>
      <w:r w:rsidDel="00000000" w:rsidR="00000000" w:rsidRPr="00000000">
        <w:rPr>
          <w:color w:val="000000"/>
          <w:sz w:val="20"/>
          <w:szCs w:val="20"/>
          <w:rtl w:val="0"/>
        </w:rPr>
        <w:t xml:space="preserve">, para iniciar lo invitamos a recorrer el siguiente video:</w:t>
      </w:r>
      <w:r w:rsidDel="00000000" w:rsidR="00000000" w:rsidRPr="00000000">
        <w:rPr>
          <w:sz w:val="20"/>
          <w:szCs w:val="20"/>
          <w:rtl w:val="0"/>
        </w:rPr>
        <w:t xml:space="preserve">     </w:t>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both"/>
        <w:rPr>
          <w:b w:val="1"/>
          <w:sz w:val="20"/>
          <w:szCs w:val="20"/>
        </w:rPr>
      </w:pPr>
      <w:r w:rsidDel="00000000" w:rsidR="00000000" w:rsidRPr="00000000">
        <w:rPr>
          <w:rtl w:val="0"/>
        </w:rPr>
      </w:r>
    </w:p>
    <w:tbl>
      <w:tblPr>
        <w:tblStyle w:val="Table6"/>
        <w:tblW w:w="552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524"/>
        <w:tblGridChange w:id="0">
          <w:tblGrid>
            <w:gridCol w:w="5524"/>
          </w:tblGrid>
        </w:tblGridChange>
      </w:tblGrid>
      <w:tr>
        <w:trPr>
          <w:cantSplit w:val="0"/>
          <w:tblHeader w:val="0"/>
        </w:trPr>
        <w:tc>
          <w:tcPr>
            <w:shd w:fill="f79646" w:val="clear"/>
          </w:tcPr>
          <w:p w:rsidR="00000000" w:rsidDel="00000000" w:rsidP="00000000" w:rsidRDefault="00000000" w:rsidRPr="00000000" w14:paraId="00000050">
            <w:pPr>
              <w:jc w:val="center"/>
              <w:rPr>
                <w:color w:val="ffffff"/>
                <w:sz w:val="20"/>
                <w:szCs w:val="20"/>
              </w:rPr>
            </w:pPr>
            <w:r w:rsidDel="00000000" w:rsidR="00000000" w:rsidRPr="00000000">
              <w:rPr>
                <w:rtl w:val="0"/>
              </w:rPr>
            </w:r>
          </w:p>
          <w:p w:rsidR="00000000" w:rsidDel="00000000" w:rsidP="00000000" w:rsidRDefault="00000000" w:rsidRPr="00000000" w14:paraId="00000051">
            <w:pPr>
              <w:jc w:val="center"/>
              <w:rPr>
                <w:color w:val="ffffff"/>
                <w:sz w:val="20"/>
                <w:szCs w:val="20"/>
              </w:rPr>
            </w:pPr>
            <w:r w:rsidDel="00000000" w:rsidR="00000000" w:rsidRPr="00000000">
              <w:rPr>
                <w:color w:val="ffffff"/>
                <w:sz w:val="20"/>
                <w:szCs w:val="20"/>
                <w:rtl w:val="0"/>
              </w:rPr>
              <w:t xml:space="preserve">Video Introducción</w:t>
            </w:r>
          </w:p>
          <w:p w:rsidR="00000000" w:rsidDel="00000000" w:rsidP="00000000" w:rsidRDefault="00000000" w:rsidRPr="00000000" w14:paraId="00000052">
            <w:pPr>
              <w:jc w:val="center"/>
              <w:rPr>
                <w:color w:val="ffffff"/>
                <w:sz w:val="20"/>
                <w:szCs w:val="20"/>
              </w:rPr>
            </w:pPr>
            <w:r w:rsidDel="00000000" w:rsidR="00000000" w:rsidRPr="00000000">
              <w:rPr>
                <w:color w:val="ffffff"/>
                <w:sz w:val="20"/>
                <w:szCs w:val="20"/>
                <w:rtl w:val="0"/>
              </w:rPr>
              <w:t xml:space="preserve">CF022_Introducción</w:t>
            </w:r>
          </w:p>
          <w:p w:rsidR="00000000" w:rsidDel="00000000" w:rsidP="00000000" w:rsidRDefault="00000000" w:rsidRPr="00000000" w14:paraId="00000053">
            <w:pPr>
              <w:jc w:val="center"/>
              <w:rPr>
                <w:sz w:val="20"/>
                <w:szCs w:val="20"/>
              </w:rPr>
            </w:pPr>
            <w:r w:rsidDel="00000000" w:rsidR="00000000" w:rsidRPr="00000000">
              <w:rPr>
                <w:rtl w:val="0"/>
              </w:rPr>
            </w:r>
          </w:p>
        </w:tc>
      </w:tr>
    </w:tbl>
    <w:p w:rsidR="00000000" w:rsidDel="00000000" w:rsidP="00000000" w:rsidRDefault="00000000" w:rsidRPr="00000000" w14:paraId="00000054">
      <w:pPr>
        <w:jc w:val="both"/>
        <w:rPr>
          <w:b w:val="1"/>
          <w:sz w:val="20"/>
          <w:szCs w:val="20"/>
        </w:rPr>
      </w:pPr>
      <w:r w:rsidDel="00000000" w:rsidR="00000000" w:rsidRPr="00000000">
        <w:rPr>
          <w:rtl w:val="0"/>
        </w:rPr>
      </w:r>
    </w:p>
    <w:p w:rsidR="00000000" w:rsidDel="00000000" w:rsidP="00000000" w:rsidRDefault="00000000" w:rsidRPr="00000000" w14:paraId="00000055">
      <w:pPr>
        <w:jc w:val="both"/>
        <w:rPr>
          <w:b w:val="1"/>
          <w:sz w:val="20"/>
          <w:szCs w:val="20"/>
        </w:rPr>
      </w:pPr>
      <w:r w:rsidDel="00000000" w:rsidR="00000000" w:rsidRPr="00000000">
        <w:rPr>
          <w:rtl w:val="0"/>
        </w:rPr>
      </w:r>
    </w:p>
    <w:p w:rsidR="00000000" w:rsidDel="00000000" w:rsidP="00000000" w:rsidRDefault="00000000" w:rsidRPr="00000000" w14:paraId="00000056">
      <w:pPr>
        <w:jc w:val="both"/>
        <w:rPr>
          <w:b w:val="1"/>
          <w:sz w:val="20"/>
          <w:szCs w:val="20"/>
        </w:rPr>
      </w:pPr>
      <w:r w:rsidDel="00000000" w:rsidR="00000000" w:rsidRPr="00000000">
        <w:rPr>
          <w:rtl w:val="0"/>
        </w:rPr>
      </w:r>
    </w:p>
    <w:p w:rsidR="00000000" w:rsidDel="00000000" w:rsidP="00000000" w:rsidRDefault="00000000" w:rsidRPr="00000000" w14:paraId="00000057">
      <w:pPr>
        <w:jc w:val="both"/>
        <w:rPr>
          <w:b w:val="1"/>
          <w:sz w:val="20"/>
          <w:szCs w:val="20"/>
        </w:rPr>
      </w:pPr>
      <w:r w:rsidDel="00000000" w:rsidR="00000000" w:rsidRPr="00000000">
        <w:rPr>
          <w:b w:val="1"/>
          <w:sz w:val="20"/>
          <w:szCs w:val="20"/>
          <w:rtl w:val="0"/>
        </w:rPr>
        <w:t xml:space="preserve">5.2 Evaluación e impactos ambientales</w:t>
      </w:r>
      <w:sdt>
        <w:sdtPr>
          <w:tag w:val="goog_rdk_22"/>
        </w:sdtPr>
        <w:sdtContent>
          <w:del w:author="SANDRA PATRICIA HOYOS SEPULVEDA" w:id="3" w:date="2022-10-12T13:23:43Z">
            <w:r w:rsidDel="00000000" w:rsidR="00000000" w:rsidRPr="00000000">
              <w:rPr>
                <w:b w:val="1"/>
                <w:sz w:val="20"/>
                <w:szCs w:val="20"/>
                <w:rtl w:val="0"/>
              </w:rPr>
              <w:delText xml:space="preserve">.</w:delText>
            </w:r>
          </w:del>
        </w:sdtContent>
      </w:sdt>
      <w:r w:rsidDel="00000000" w:rsidR="00000000" w:rsidRPr="00000000">
        <w:rPr>
          <w:rtl w:val="0"/>
        </w:rPr>
      </w:r>
    </w:p>
    <w:p w:rsidR="00000000" w:rsidDel="00000000" w:rsidP="00000000" w:rsidRDefault="00000000" w:rsidRPr="00000000" w14:paraId="00000058">
      <w:pPr>
        <w:jc w:val="both"/>
        <w:rPr>
          <w:b w:val="1"/>
          <w:sz w:val="20"/>
          <w:szCs w:val="20"/>
        </w:rPr>
      </w:pPr>
      <w:r w:rsidDel="00000000" w:rsidR="00000000" w:rsidRPr="00000000">
        <w:rPr>
          <w:rtl w:val="0"/>
        </w:rPr>
      </w:r>
    </w:p>
    <w:p w:rsidR="00000000" w:rsidDel="00000000" w:rsidP="00000000" w:rsidRDefault="00000000" w:rsidRPr="00000000" w14:paraId="00000059">
      <w:pPr>
        <w:tabs>
          <w:tab w:val="left" w:pos="426"/>
        </w:tabs>
        <w:jc w:val="both"/>
        <w:rPr>
          <w:sz w:val="20"/>
          <w:szCs w:val="20"/>
        </w:rPr>
      </w:pPr>
      <w:r w:rsidDel="00000000" w:rsidR="00000000" w:rsidRPr="00000000">
        <w:rPr>
          <w:sz w:val="20"/>
          <w:szCs w:val="20"/>
          <w:rtl w:val="0"/>
        </w:rPr>
        <w:t xml:space="preserve">La gestión de proyectos relacionados con los sistemas </w:t>
      </w:r>
      <w:r w:rsidDel="00000000" w:rsidR="00000000" w:rsidRPr="00000000">
        <w:rPr>
          <w:sz w:val="20"/>
          <w:szCs w:val="20"/>
          <w:rtl w:val="0"/>
        </w:rPr>
        <w:t xml:space="preserve">medioambientales</w:t>
      </w:r>
      <w:r w:rsidDel="00000000" w:rsidR="00000000" w:rsidRPr="00000000">
        <w:rPr>
          <w:sz w:val="20"/>
          <w:szCs w:val="20"/>
          <w:rtl w:val="0"/>
        </w:rPr>
        <w:t xml:space="preserve"> requieren la </w:t>
      </w:r>
      <w:r w:rsidDel="00000000" w:rsidR="00000000" w:rsidRPr="00000000">
        <w:rPr>
          <w:sz w:val="20"/>
          <w:szCs w:val="20"/>
          <w:rtl w:val="0"/>
        </w:rPr>
        <w:t xml:space="preserve">tipificación</w:t>
      </w:r>
      <w:r w:rsidDel="00000000" w:rsidR="00000000" w:rsidRPr="00000000">
        <w:rPr>
          <w:sz w:val="20"/>
          <w:szCs w:val="20"/>
          <w:rtl w:val="0"/>
        </w:rPr>
        <w:t xml:space="preserve">, jerarquización y análisis de las problemáticas de origen ambiental,      resultado      de la producción de bienes y servicios, como, por ejemplo, pérdida de biodiversidad, fragmentación de hábitats, contaminación, degradación del suelo y las fuentes hídrica.</w:t>
      </w:r>
    </w:p>
    <w:p w:rsidR="00000000" w:rsidDel="00000000" w:rsidP="00000000" w:rsidRDefault="00000000" w:rsidRPr="00000000" w14:paraId="0000005A">
      <w:pPr>
        <w:tabs>
          <w:tab w:val="left" w:pos="426"/>
        </w:tabs>
        <w:jc w:val="both"/>
        <w:rPr>
          <w:sz w:val="20"/>
          <w:szCs w:val="20"/>
        </w:rPr>
      </w:pPr>
      <w:r w:rsidDel="00000000" w:rsidR="00000000" w:rsidRPr="00000000">
        <w:rPr>
          <w:rtl w:val="0"/>
        </w:rPr>
      </w:r>
    </w:p>
    <w:p w:rsidR="00000000" w:rsidDel="00000000" w:rsidP="00000000" w:rsidRDefault="00000000" w:rsidRPr="00000000" w14:paraId="0000005B">
      <w:pPr>
        <w:tabs>
          <w:tab w:val="left" w:pos="426"/>
        </w:tabs>
        <w:jc w:val="both"/>
        <w:rPr>
          <w:sz w:val="20"/>
          <w:szCs w:val="20"/>
        </w:rPr>
      </w:pPr>
      <w:r w:rsidDel="00000000" w:rsidR="00000000" w:rsidRPr="00000000">
        <w:rPr>
          <w:sz w:val="20"/>
          <w:szCs w:val="20"/>
          <w:rtl w:val="0"/>
        </w:rPr>
        <w:t xml:space="preserve">Con la finalidad de lograr la identificación oportuna de estos impactos que puedan afectar la salud de las personas, su entorno y el medio ambiente, para así aplicar medidas y acciones preventivas de control de los riesgos, y evitar llegar a generarlos para luego tener que mitigar y compensar estos impactos y efectos negativos sobre los recursos naturales.</w:t>
      </w:r>
    </w:p>
    <w:p w:rsidR="00000000" w:rsidDel="00000000" w:rsidP="00000000" w:rsidRDefault="00000000" w:rsidRPr="00000000" w14:paraId="0000005C">
      <w:pPr>
        <w:tabs>
          <w:tab w:val="left" w:pos="426"/>
        </w:tabs>
        <w:jc w:val="both"/>
        <w:rPr>
          <w:sz w:val="20"/>
          <w:szCs w:val="20"/>
        </w:rPr>
      </w:pPr>
      <w:r w:rsidDel="00000000" w:rsidR="00000000" w:rsidRPr="00000000">
        <w:rPr>
          <w:rtl w:val="0"/>
        </w:rPr>
      </w:r>
    </w:p>
    <w:p w:rsidR="00000000" w:rsidDel="00000000" w:rsidP="00000000" w:rsidRDefault="00000000" w:rsidRPr="00000000" w14:paraId="0000005D">
      <w:pPr>
        <w:tabs>
          <w:tab w:val="left" w:pos="426"/>
        </w:tabs>
        <w:jc w:val="both"/>
        <w:rPr>
          <w:sz w:val="20"/>
          <w:szCs w:val="20"/>
        </w:rPr>
      </w:pPr>
      <w:r w:rsidDel="00000000" w:rsidR="00000000" w:rsidRPr="00000000">
        <w:rPr>
          <w:sz w:val="20"/>
          <w:szCs w:val="20"/>
          <w:rtl w:val="0"/>
        </w:rPr>
        <w:t xml:space="preserve">Esto requiere llevar a cabo el cumplimiento de las normas vigentes y los lineamientos ambientales para el ordenamiento de las actividades industriales de acuerdo con la escala de producción, es decir con el adecuado uso del suelo. Estas normas son: </w:t>
      </w:r>
    </w:p>
    <w:p w:rsidR="00000000" w:rsidDel="00000000" w:rsidP="00000000" w:rsidRDefault="00000000" w:rsidRPr="00000000" w14:paraId="0000005E">
      <w:pPr>
        <w:tabs>
          <w:tab w:val="left" w:pos="426"/>
        </w:tabs>
        <w:jc w:val="both"/>
        <w:rPr>
          <w:sz w:val="20"/>
          <w:szCs w:val="20"/>
        </w:rPr>
      </w:pPr>
      <w:r w:rsidDel="00000000" w:rsidR="00000000" w:rsidRPr="00000000">
        <w:rPr>
          <w:rtl w:val="0"/>
        </w:rPr>
      </w:r>
    </w:p>
    <w:sdt>
      <w:sdtPr>
        <w:tag w:val="goog_rdk_23"/>
      </w:sdtPr>
      <w:sdtContent>
        <w:p w:rsidR="00000000" w:rsidDel="00000000" w:rsidP="00000000" w:rsidRDefault="00000000" w:rsidRPr="00000000" w14:paraId="0000005F">
          <w:pPr>
            <w:tabs>
              <w:tab w:val="left" w:pos="426"/>
            </w:tabs>
            <w:ind w:left="2551.1811023622045" w:firstLine="0"/>
            <w:jc w:val="both"/>
            <w:rPr>
              <w:b w:val="1"/>
              <w:sz w:val="20"/>
              <w:szCs w:val="20"/>
            </w:rPr>
            <w:pPrChange w:author="SANDRA PATRICIA HOYOS SEPULVEDA" w:id="0" w:date="2022-10-12T13:24:03Z">
              <w:pPr>
                <w:tabs>
                  <w:tab w:val="left" w:pos="426"/>
                </w:tabs>
                <w:ind w:left="3118.1102362204724" w:firstLine="0"/>
                <w:jc w:val="both"/>
              </w:pPr>
            </w:pPrChange>
          </w:pPr>
          <w:r w:rsidDel="00000000" w:rsidR="00000000" w:rsidRPr="00000000">
            <w:rPr>
              <w:b w:val="1"/>
              <w:sz w:val="20"/>
              <w:szCs w:val="20"/>
              <w:rtl w:val="0"/>
            </w:rPr>
            <w:t xml:space="preserve">Figura 1</w:t>
          </w:r>
        </w:p>
      </w:sdtContent>
    </w:sdt>
    <w:sdt>
      <w:sdtPr>
        <w:tag w:val="goog_rdk_24"/>
      </w:sdtPr>
      <w:sdtContent>
        <w:p w:rsidR="00000000" w:rsidDel="00000000" w:rsidP="00000000" w:rsidRDefault="00000000" w:rsidRPr="00000000" w14:paraId="00000060">
          <w:pPr>
            <w:tabs>
              <w:tab w:val="left" w:pos="426"/>
            </w:tabs>
            <w:ind w:left="2551.1811023622045" w:firstLine="0"/>
            <w:jc w:val="both"/>
            <w:rPr>
              <w:i w:val="1"/>
              <w:sz w:val="20"/>
              <w:szCs w:val="20"/>
            </w:rPr>
            <w:pPrChange w:author="SANDRA PATRICIA HOYOS SEPULVEDA" w:id="0" w:date="2022-10-12T13:24:09Z">
              <w:pPr>
                <w:tabs>
                  <w:tab w:val="left" w:pos="426"/>
                </w:tabs>
                <w:ind w:left="3118.1102362204724" w:firstLine="0"/>
                <w:jc w:val="both"/>
              </w:pPr>
            </w:pPrChange>
          </w:pPr>
          <w:r w:rsidDel="00000000" w:rsidR="00000000" w:rsidRPr="00000000">
            <w:rPr>
              <w:i w:val="1"/>
              <w:sz w:val="20"/>
              <w:szCs w:val="20"/>
              <w:rtl w:val="0"/>
            </w:rPr>
            <w:t xml:space="preserve">Normatividad </w:t>
          </w:r>
        </w:p>
      </w:sdtContent>
    </w:sdt>
    <w:p w:rsidR="00000000" w:rsidDel="00000000" w:rsidP="00000000" w:rsidRDefault="00000000" w:rsidRPr="00000000" w14:paraId="00000061">
      <w:pPr>
        <w:tabs>
          <w:tab w:val="left" w:pos="426"/>
        </w:tabs>
        <w:jc w:val="both"/>
        <w:rPr>
          <w:sz w:val="20"/>
          <w:szCs w:val="20"/>
        </w:rPr>
      </w:pPr>
      <w:r w:rsidDel="00000000" w:rsidR="00000000" w:rsidRPr="00000000">
        <w:rPr>
          <w:rtl w:val="0"/>
        </w:rPr>
      </w:r>
    </w:p>
    <w:p w:rsidR="00000000" w:rsidDel="00000000" w:rsidP="00000000" w:rsidRDefault="00000000" w:rsidRPr="00000000" w14:paraId="00000062">
      <w:pPr>
        <w:tabs>
          <w:tab w:val="left" w:pos="426"/>
        </w:tabs>
        <w:jc w:val="center"/>
        <w:rPr>
          <w:sz w:val="20"/>
          <w:szCs w:val="20"/>
        </w:rPr>
      </w:pPr>
      <w:r w:rsidDel="00000000" w:rsidR="00000000" w:rsidRPr="00000000">
        <w:rPr>
          <w:sz w:val="20"/>
          <w:szCs w:val="20"/>
        </w:rPr>
        <mc:AlternateContent>
          <mc:Choice Requires="wpg">
            <w:drawing>
              <wp:inline distB="0" distT="0" distL="0" distR="0">
                <wp:extent cx="4518659" cy="2065020"/>
                <wp:effectExtent b="0" l="0" r="0" t="0"/>
                <wp:docPr id="79" name=""/>
                <a:graphic>
                  <a:graphicData uri="http://schemas.microsoft.com/office/word/2010/wordprocessingGroup">
                    <wpg:wgp>
                      <wpg:cNvGrpSpPr/>
                      <wpg:grpSpPr>
                        <a:xfrm>
                          <a:off x="3086650" y="2747475"/>
                          <a:ext cx="4518659" cy="2065020"/>
                          <a:chOff x="3086650" y="2747475"/>
                          <a:chExt cx="4518700" cy="2065050"/>
                        </a:xfrm>
                      </wpg:grpSpPr>
                      <wpg:grpSp>
                        <wpg:cNvGrpSpPr/>
                        <wpg:grpSpPr>
                          <a:xfrm>
                            <a:off x="3086671" y="2747490"/>
                            <a:ext cx="4518659" cy="2065020"/>
                            <a:chOff x="3086671" y="2747490"/>
                            <a:chExt cx="4518659" cy="2065020"/>
                          </a:xfrm>
                        </wpg:grpSpPr>
                        <wps:wsp>
                          <wps:cNvSpPr/>
                          <wps:cNvPr id="3" name="Shape 3"/>
                          <wps:spPr>
                            <a:xfrm>
                              <a:off x="3086671" y="2747490"/>
                              <a:ext cx="4518650" cy="206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86671" y="2747490"/>
                              <a:ext cx="4518659" cy="2065020"/>
                              <a:chOff x="3093338" y="2803688"/>
                              <a:chExt cx="4518659" cy="2065020"/>
                            </a:xfrm>
                          </wpg:grpSpPr>
                          <wps:wsp>
                            <wps:cNvSpPr/>
                            <wps:cNvPr id="57" name="Shape 57"/>
                            <wps:spPr>
                              <a:xfrm>
                                <a:off x="3093338" y="2803688"/>
                                <a:ext cx="4518650" cy="206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93338" y="2803688"/>
                                <a:ext cx="4518659" cy="2065020"/>
                                <a:chOff x="-2205564" y="-341251"/>
                                <a:chExt cx="6730751" cy="2786809"/>
                              </a:xfrm>
                            </wpg:grpSpPr>
                            <wps:wsp>
                              <wps:cNvSpPr/>
                              <wps:cNvPr id="59" name="Shape 59"/>
                              <wps:spPr>
                                <a:xfrm>
                                  <a:off x="-2205564" y="-341251"/>
                                  <a:ext cx="6710875" cy="2635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05564" y="-341251"/>
                                  <a:ext cx="6730751" cy="2786809"/>
                                  <a:chOff x="-2205564" y="-341251"/>
                                  <a:chExt cx="6730751" cy="2786809"/>
                                </a:xfrm>
                              </wpg:grpSpPr>
                              <wps:wsp>
                                <wps:cNvSpPr/>
                                <wps:cNvPr id="61" name="Shape 61"/>
                                <wps:spPr>
                                  <a:xfrm>
                                    <a:off x="-2" y="0"/>
                                    <a:ext cx="4525189" cy="24455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205564" y="-341251"/>
                                    <a:ext cx="2635128" cy="2635128"/>
                                  </a:xfrm>
                                  <a:prstGeom prst="blockArc">
                                    <a:avLst>
                                      <a:gd fmla="val 18900000" name="adj1"/>
                                      <a:gd fmla="val 2700000" name="adj2"/>
                                      <a:gd fmla="val 820" name="adj3"/>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25753" y="150117"/>
                                    <a:ext cx="4257732" cy="300391"/>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225753" y="150117"/>
                                    <a:ext cx="4257732" cy="30039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Plan de ordenamiento territorial (POT)</w:t>
                                      </w:r>
                                    </w:p>
                                  </w:txbxContent>
                                </wps:txbx>
                                <wps:bodyPr anchorCtr="0" anchor="ctr" bIns="22850" lIns="238425" spcFirstLastPara="1" rIns="22850" wrap="square" tIns="22850">
                                  <a:noAutofit/>
                                </wps:bodyPr>
                              </wps:wsp>
                              <wps:wsp>
                                <wps:cNvSpPr/>
                                <wps:cNvPr id="65" name="Shape 65"/>
                                <wps:spPr>
                                  <a:xfrm>
                                    <a:off x="38008" y="112568"/>
                                    <a:ext cx="375489" cy="375489"/>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397974" y="600783"/>
                                    <a:ext cx="4085510" cy="300391"/>
                                  </a:xfrm>
                                  <a:prstGeom prst="rect">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397974" y="600783"/>
                                    <a:ext cx="4085510" cy="30039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Plan básico de ordenamiento territorial (PBOT)</w:t>
                                      </w:r>
                                    </w:p>
                                  </w:txbxContent>
                                </wps:txbx>
                                <wps:bodyPr anchorCtr="0" anchor="ctr" bIns="22850" lIns="238425" spcFirstLastPara="1" rIns="22850" wrap="square" tIns="22850">
                                  <a:noAutofit/>
                                </wps:bodyPr>
                              </wps:wsp>
                              <wps:wsp>
                                <wps:cNvSpPr/>
                                <wps:cNvPr id="68" name="Shape 68"/>
                                <wps:spPr>
                                  <a:xfrm>
                                    <a:off x="210229" y="563234"/>
                                    <a:ext cx="375489" cy="375489"/>
                                  </a:xfrm>
                                  <a:prstGeom prst="ellipse">
                                    <a:avLst/>
                                  </a:prstGeom>
                                  <a:solidFill>
                                    <a:schemeClr val="lt1"/>
                                  </a:solidFill>
                                  <a:ln cap="flat" cmpd="sng" w="25400">
                                    <a:solidFill>
                                      <a:srgbClr val="5BB27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397974" y="1051449"/>
                                    <a:ext cx="4085510" cy="300391"/>
                                  </a:xfrm>
                                  <a:prstGeom prst="rect">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397974" y="1051449"/>
                                    <a:ext cx="4085510" cy="30039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Esquema de ordenamiento territorial (EOT)</w:t>
                                      </w:r>
                                    </w:p>
                                  </w:txbxContent>
                                </wps:txbx>
                                <wps:bodyPr anchorCtr="0" anchor="ctr" bIns="22850" lIns="238425" spcFirstLastPara="1" rIns="22850" wrap="square" tIns="22850">
                                  <a:noAutofit/>
                                </wps:bodyPr>
                              </wps:wsp>
                              <wps:wsp>
                                <wps:cNvSpPr/>
                                <wps:cNvPr id="71" name="Shape 71"/>
                                <wps:spPr>
                                  <a:xfrm>
                                    <a:off x="210229" y="1013900"/>
                                    <a:ext cx="375489" cy="375489"/>
                                  </a:xfrm>
                                  <a:prstGeom prst="ellipse">
                                    <a:avLst/>
                                  </a:prstGeom>
                                  <a:solidFill>
                                    <a:schemeClr val="lt1"/>
                                  </a:solidFill>
                                  <a:ln cap="flat" cmpd="sng" w="25400">
                                    <a:solidFill>
                                      <a:srgbClr val="5F8AA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225753" y="1502115"/>
                                    <a:ext cx="4257732" cy="300391"/>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225754" y="1502116"/>
                                    <a:ext cx="4257732" cy="30039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Restricciones de acuerdo con la ubicación geográfica, obtención de licencias ambientales expedidas por el ANLA que es la entidad competente.</w:t>
                                      </w:r>
                                    </w:p>
                                  </w:txbxContent>
                                </wps:txbx>
                                <wps:bodyPr anchorCtr="0" anchor="ctr" bIns="22850" lIns="238425" spcFirstLastPara="1" rIns="22850" wrap="square" tIns="22850">
                                  <a:noAutofit/>
                                </wps:bodyPr>
                              </wps:wsp>
                              <wps:wsp>
                                <wps:cNvSpPr/>
                                <wps:cNvPr id="74" name="Shape 74"/>
                                <wps:spPr>
                                  <a:xfrm>
                                    <a:off x="38008" y="1464566"/>
                                    <a:ext cx="375489" cy="375489"/>
                                  </a:xfrm>
                                  <a:prstGeom prst="ellipse">
                                    <a:avLst/>
                                  </a:prstGeom>
                                  <a:solidFill>
                                    <a:schemeClr val="lt1"/>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4518659" cy="2065020"/>
                <wp:effectExtent b="0" l="0" r="0" t="0"/>
                <wp:docPr id="79"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4518659" cy="20650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3">
      <w:pPr>
        <w:tabs>
          <w:tab w:val="left" w:pos="426"/>
        </w:tabs>
        <w:jc w:val="center"/>
        <w:rPr>
          <w:sz w:val="20"/>
          <w:szCs w:val="20"/>
        </w:rPr>
      </w:pPr>
      <w:r w:rsidDel="00000000" w:rsidR="00000000" w:rsidRPr="00000000">
        <w:rPr>
          <w:rtl w:val="0"/>
        </w:rPr>
      </w:r>
    </w:p>
    <w:p w:rsidR="00000000" w:rsidDel="00000000" w:rsidP="00000000" w:rsidRDefault="00000000" w:rsidRPr="00000000" w14:paraId="00000064">
      <w:pPr>
        <w:tabs>
          <w:tab w:val="left" w:pos="426"/>
        </w:tabs>
        <w:jc w:val="both"/>
        <w:rPr>
          <w:sz w:val="20"/>
          <w:szCs w:val="20"/>
        </w:rPr>
      </w:pPr>
      <w:r w:rsidDel="00000000" w:rsidR="00000000" w:rsidRPr="00000000">
        <w:rPr>
          <w:rtl w:val="0"/>
        </w:rPr>
      </w:r>
    </w:p>
    <w:p w:rsidR="00000000" w:rsidDel="00000000" w:rsidP="00000000" w:rsidRDefault="00000000" w:rsidRPr="00000000" w14:paraId="00000065">
      <w:pPr>
        <w:tabs>
          <w:tab w:val="left" w:pos="426"/>
        </w:tabs>
        <w:jc w:val="both"/>
        <w:rPr>
          <w:sz w:val="20"/>
          <w:szCs w:val="20"/>
        </w:rPr>
      </w:pPr>
      <w:r w:rsidDel="00000000" w:rsidR="00000000" w:rsidRPr="00000000">
        <w:rPr>
          <w:rtl w:val="0"/>
        </w:rPr>
      </w:r>
    </w:p>
    <w:p w:rsidR="00000000" w:rsidDel="00000000" w:rsidP="00000000" w:rsidRDefault="00000000" w:rsidRPr="00000000" w14:paraId="00000066">
      <w:pPr>
        <w:tabs>
          <w:tab w:val="left" w:pos="426"/>
        </w:tabs>
        <w:jc w:val="both"/>
        <w:rPr>
          <w:sz w:val="20"/>
          <w:szCs w:val="20"/>
        </w:rPr>
      </w:pPr>
      <w:r w:rsidDel="00000000" w:rsidR="00000000" w:rsidRPr="00000000">
        <w:rPr>
          <w:sz w:val="20"/>
          <w:szCs w:val="20"/>
          <w:rtl w:val="0"/>
        </w:rPr>
        <w:t xml:space="preserve">Por tanto, el estudio ambiental, busca analizar el ciclo de producción para cuantificar costos ambientales versus los beneficios, por medio del análisis de los impactos ambientales en toda la cadena, es decir obtención y extracción de materias primas, transformación, empaque, embalaje, transporte y uso o consumo. </w:t>
      </w:r>
    </w:p>
    <w:p w:rsidR="00000000" w:rsidDel="00000000" w:rsidP="00000000" w:rsidRDefault="00000000" w:rsidRPr="00000000" w14:paraId="00000067">
      <w:pPr>
        <w:tabs>
          <w:tab w:val="left" w:pos="426"/>
        </w:tabs>
        <w:jc w:val="both"/>
        <w:rPr>
          <w:sz w:val="20"/>
          <w:szCs w:val="20"/>
        </w:rPr>
      </w:pPr>
      <w:r w:rsidDel="00000000" w:rsidR="00000000" w:rsidRPr="00000000">
        <w:rPr>
          <w:rtl w:val="0"/>
        </w:rPr>
      </w:r>
    </w:p>
    <w:p w:rsidR="00000000" w:rsidDel="00000000" w:rsidP="00000000" w:rsidRDefault="00000000" w:rsidRPr="00000000" w14:paraId="00000068">
      <w:pPr>
        <w:tabs>
          <w:tab w:val="left" w:pos="426"/>
        </w:tabs>
        <w:jc w:val="both"/>
        <w:rPr>
          <w:sz w:val="20"/>
          <w:szCs w:val="20"/>
        </w:rPr>
      </w:pPr>
      <w:r w:rsidDel="00000000" w:rsidR="00000000" w:rsidRPr="00000000">
        <w:rPr>
          <w:sz w:val="20"/>
          <w:szCs w:val="20"/>
          <w:rtl w:val="0"/>
        </w:rPr>
        <w:t xml:space="preserve">La evaluación de impacto ambiental es una valoración de los efectos que se producen sobre el medio ambiente por un determinado proyecto. Según Ruiz et al. (2015) en su artículo Criterios de evaluación de impacto ambiental en el sector minero,  mencionan que ésta nunca puede ser objetiva, ya que tiene siempre connotaciones subjetivas debido a que la referencia es la calidad ambiental, un concepto subjetivo. (p.101).</w:t>
      </w:r>
    </w:p>
    <w:p w:rsidR="00000000" w:rsidDel="00000000" w:rsidP="00000000" w:rsidRDefault="00000000" w:rsidRPr="00000000" w14:paraId="00000069">
      <w:pPr>
        <w:tabs>
          <w:tab w:val="left" w:pos="426"/>
        </w:tabs>
        <w:jc w:val="both"/>
        <w:rPr>
          <w:sz w:val="20"/>
          <w:szCs w:val="20"/>
        </w:rPr>
      </w:pPr>
      <w:r w:rsidDel="00000000" w:rsidR="00000000" w:rsidRPr="00000000">
        <w:rPr>
          <w:rtl w:val="0"/>
        </w:rPr>
      </w:r>
    </w:p>
    <w:p w:rsidR="00000000" w:rsidDel="00000000" w:rsidP="00000000" w:rsidRDefault="00000000" w:rsidRPr="00000000" w14:paraId="0000006A">
      <w:pPr>
        <w:tabs>
          <w:tab w:val="left" w:pos="426"/>
        </w:tabs>
        <w:jc w:val="both"/>
        <w:rPr>
          <w:sz w:val="20"/>
          <w:szCs w:val="20"/>
        </w:rPr>
      </w:pPr>
      <w:r w:rsidDel="00000000" w:rsidR="00000000" w:rsidRPr="00000000">
        <w:rPr>
          <w:sz w:val="20"/>
          <w:szCs w:val="20"/>
          <w:rtl w:val="0"/>
        </w:rPr>
        <w:t xml:space="preserve">En todo el proceso de evaluación de impacto ambiental se persigue un objetivo claro: valorar      las acciones sobre el entorno de forma que puedan encuadrarse dentro del proceso de toma de decisiones y poder decidir si la realización de un proyecto determinado es o no aceptable desde un punto de vista ambiental. Para poder realizar esta evaluación en la siguiente tabla se puede observar las categorías de diagnóstico:  </w:t>
      </w:r>
    </w:p>
    <w:p w:rsidR="00000000" w:rsidDel="00000000" w:rsidP="00000000" w:rsidRDefault="00000000" w:rsidRPr="00000000" w14:paraId="0000006B">
      <w:pPr>
        <w:tabs>
          <w:tab w:val="left" w:pos="426"/>
        </w:tabs>
        <w:jc w:val="both"/>
        <w:rPr>
          <w:color w:val="333333"/>
          <w:sz w:val="20"/>
          <w:szCs w:val="20"/>
        </w:rPr>
      </w:pPr>
      <w:r w:rsidDel="00000000" w:rsidR="00000000" w:rsidRPr="00000000">
        <w:rPr>
          <w:rtl w:val="0"/>
        </w:rPr>
      </w:r>
    </w:p>
    <w:p w:rsidR="00000000" w:rsidDel="00000000" w:rsidP="00000000" w:rsidRDefault="00000000" w:rsidRPr="00000000" w14:paraId="0000006C">
      <w:pPr>
        <w:tabs>
          <w:tab w:val="left" w:pos="426"/>
        </w:tabs>
        <w:jc w:val="both"/>
        <w:rPr>
          <w:b w:val="1"/>
          <w:color w:val="333333"/>
          <w:sz w:val="20"/>
          <w:szCs w:val="20"/>
        </w:rPr>
      </w:pPr>
      <w:r w:rsidDel="00000000" w:rsidR="00000000" w:rsidRPr="00000000">
        <w:rPr>
          <w:b w:val="1"/>
          <w:color w:val="333333"/>
          <w:sz w:val="20"/>
          <w:szCs w:val="20"/>
          <w:rtl w:val="0"/>
        </w:rPr>
        <w:t xml:space="preserve">Tabla 1</w:t>
      </w:r>
    </w:p>
    <w:p w:rsidR="00000000" w:rsidDel="00000000" w:rsidP="00000000" w:rsidRDefault="00000000" w:rsidRPr="00000000" w14:paraId="0000006D">
      <w:pPr>
        <w:tabs>
          <w:tab w:val="left" w:pos="426"/>
        </w:tabs>
        <w:jc w:val="both"/>
        <w:rPr>
          <w:i w:val="1"/>
          <w:color w:val="333333"/>
          <w:sz w:val="20"/>
          <w:szCs w:val="20"/>
        </w:rPr>
      </w:pPr>
      <w:r w:rsidDel="00000000" w:rsidR="00000000" w:rsidRPr="00000000">
        <w:rPr>
          <w:i w:val="1"/>
          <w:color w:val="333333"/>
          <w:sz w:val="20"/>
          <w:szCs w:val="20"/>
          <w:rtl w:val="0"/>
        </w:rPr>
        <w:t xml:space="preserve">Categorías de diagnóstico</w:t>
      </w:r>
    </w:p>
    <w:p w:rsidR="00000000" w:rsidDel="00000000" w:rsidP="00000000" w:rsidRDefault="00000000" w:rsidRPr="00000000" w14:paraId="0000006E">
      <w:pPr>
        <w:tabs>
          <w:tab w:val="left" w:pos="426"/>
        </w:tabs>
        <w:jc w:val="both"/>
        <w:rPr>
          <w:color w:val="333333"/>
          <w:sz w:val="20"/>
          <w:szCs w:val="20"/>
        </w:rPr>
      </w:pPr>
      <w:r w:rsidDel="00000000" w:rsidR="00000000" w:rsidRPr="00000000">
        <w:rPr>
          <w:rtl w:val="0"/>
        </w:rPr>
      </w:r>
    </w:p>
    <w:p w:rsidR="00000000" w:rsidDel="00000000" w:rsidP="00000000" w:rsidRDefault="00000000" w:rsidRPr="00000000" w14:paraId="0000006F">
      <w:pPr>
        <w:tabs>
          <w:tab w:val="left" w:pos="426"/>
        </w:tabs>
        <w:jc w:val="both"/>
        <w:rPr>
          <w:color w:val="333333"/>
          <w:sz w:val="20"/>
          <w:szCs w:val="20"/>
        </w:rPr>
      </w:pPr>
      <w:sdt>
        <w:sdtPr>
          <w:tag w:val="goog_rdk_25"/>
        </w:sdtPr>
        <w:sdtContent>
          <w:commentRangeStart w:id="0"/>
        </w:sdtContent>
      </w:sdt>
      <w:r w:rsidDel="00000000" w:rsidR="00000000" w:rsidRPr="00000000">
        <w:rPr>
          <w:color w:val="333333"/>
          <w:sz w:val="20"/>
          <w:szCs w:val="20"/>
        </w:rPr>
        <w:drawing>
          <wp:inline distB="0" distT="0" distL="0" distR="0">
            <wp:extent cx="5612130" cy="4621530"/>
            <wp:effectExtent b="0" l="0" r="0" t="0"/>
            <wp:docPr id="8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12130" cy="462153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0">
      <w:pPr>
        <w:tabs>
          <w:tab w:val="left" w:pos="426"/>
        </w:tabs>
        <w:jc w:val="center"/>
        <w:rPr>
          <w:sz w:val="20"/>
          <w:szCs w:val="20"/>
        </w:rPr>
      </w:pPr>
      <w:r w:rsidDel="00000000" w:rsidR="00000000" w:rsidRPr="00000000">
        <w:rPr>
          <w:sz w:val="20"/>
          <w:szCs w:val="20"/>
          <w:rtl w:val="0"/>
        </w:rPr>
        <w:t xml:space="preserve">Nota. Ruiz, E., Ruiz, M, y Soriano, L.  (2015). Criterios de evaluación de impacto ambiental en el </w:t>
      </w:r>
    </w:p>
    <w:p w:rsidR="00000000" w:rsidDel="00000000" w:rsidP="00000000" w:rsidRDefault="00000000" w:rsidRPr="00000000" w14:paraId="00000071">
      <w:pPr>
        <w:tabs>
          <w:tab w:val="left" w:pos="426"/>
        </w:tabs>
        <w:jc w:val="center"/>
        <w:rPr>
          <w:sz w:val="20"/>
          <w:szCs w:val="20"/>
        </w:rPr>
      </w:pPr>
      <w:r w:rsidDel="00000000" w:rsidR="00000000" w:rsidRPr="00000000">
        <w:rPr>
          <w:sz w:val="20"/>
          <w:szCs w:val="20"/>
          <w:rtl w:val="0"/>
        </w:rPr>
        <w:t xml:space="preserve">sector minero.</w:t>
      </w:r>
    </w:p>
    <w:p w:rsidR="00000000" w:rsidDel="00000000" w:rsidP="00000000" w:rsidRDefault="00000000" w:rsidRPr="00000000" w14:paraId="00000072">
      <w:pPr>
        <w:tabs>
          <w:tab w:val="left" w:pos="426"/>
        </w:tabs>
        <w:jc w:val="center"/>
        <w:rPr>
          <w:sz w:val="20"/>
          <w:szCs w:val="20"/>
        </w:rPr>
      </w:pPr>
      <w:r w:rsidDel="00000000" w:rsidR="00000000" w:rsidRPr="00000000">
        <w:rPr>
          <w:rtl w:val="0"/>
        </w:rPr>
      </w:r>
    </w:p>
    <w:p w:rsidR="00000000" w:rsidDel="00000000" w:rsidP="00000000" w:rsidRDefault="00000000" w:rsidRPr="00000000" w14:paraId="00000073">
      <w:pPr>
        <w:tabs>
          <w:tab w:val="left" w:pos="426"/>
        </w:tabs>
        <w:jc w:val="center"/>
        <w:rPr>
          <w:sz w:val="20"/>
          <w:szCs w:val="20"/>
        </w:rPr>
      </w:pPr>
      <w:r w:rsidDel="00000000" w:rsidR="00000000" w:rsidRPr="00000000">
        <w:rPr>
          <w:rtl w:val="0"/>
        </w:rPr>
      </w:r>
    </w:p>
    <w:p w:rsidR="00000000" w:rsidDel="00000000" w:rsidP="00000000" w:rsidRDefault="00000000" w:rsidRPr="00000000" w14:paraId="00000074">
      <w:pPr>
        <w:tabs>
          <w:tab w:val="left" w:pos="426"/>
        </w:tabs>
        <w:jc w:val="both"/>
        <w:rPr>
          <w:b w:val="1"/>
          <w:sz w:val="20"/>
          <w:szCs w:val="20"/>
        </w:rPr>
      </w:pPr>
      <w:r w:rsidDel="00000000" w:rsidR="00000000" w:rsidRPr="00000000">
        <w:rPr>
          <w:b w:val="1"/>
          <w:sz w:val="20"/>
          <w:szCs w:val="20"/>
          <w:rtl w:val="0"/>
        </w:rPr>
        <w:t xml:space="preserve">6. Estudio financiero</w:t>
      </w:r>
    </w:p>
    <w:p w:rsidR="00000000" w:rsidDel="00000000" w:rsidP="00000000" w:rsidRDefault="00000000" w:rsidRPr="00000000" w14:paraId="00000075">
      <w:pPr>
        <w:widowControl w:val="0"/>
        <w:jc w:val="both"/>
        <w:rPr>
          <w:b w:val="1"/>
          <w:sz w:val="20"/>
          <w:szCs w:val="20"/>
        </w:rPr>
      </w:pPr>
      <w:r w:rsidDel="00000000" w:rsidR="00000000" w:rsidRPr="00000000">
        <w:rPr>
          <w:rtl w:val="0"/>
        </w:rPr>
      </w:r>
    </w:p>
    <w:p w:rsidR="00000000" w:rsidDel="00000000" w:rsidP="00000000" w:rsidRDefault="00000000" w:rsidRPr="00000000" w14:paraId="00000076">
      <w:pPr>
        <w:widowControl w:val="0"/>
        <w:jc w:val="both"/>
        <w:rPr>
          <w:sz w:val="20"/>
          <w:szCs w:val="20"/>
        </w:rPr>
      </w:pPr>
      <w:r w:rsidDel="00000000" w:rsidR="00000000" w:rsidRPr="00000000">
        <w:rPr>
          <w:sz w:val="20"/>
          <w:szCs w:val="20"/>
          <w:rtl w:val="0"/>
        </w:rPr>
        <w:t xml:space="preserve">El</w:t>
      </w:r>
      <w:r w:rsidDel="00000000" w:rsidR="00000000" w:rsidRPr="00000000">
        <w:rPr>
          <w:b w:val="1"/>
          <w:sz w:val="20"/>
          <w:szCs w:val="20"/>
          <w:rtl w:val="0"/>
        </w:rPr>
        <w:t xml:space="preserve"> </w:t>
      </w:r>
      <w:r w:rsidDel="00000000" w:rsidR="00000000" w:rsidRPr="00000000">
        <w:rPr>
          <w:sz w:val="20"/>
          <w:szCs w:val="20"/>
          <w:rtl w:val="0"/>
        </w:rPr>
        <w:t xml:space="preserve">estudio financiero establece la viabilidad y rentabilidad del proyecto, es decir, consiste en determinar cuáles son los beneficios que se obtienen con los recursos destinados o empleados, por medio del análisis de la información obtenida en otros estudios como el técnico y de mercado, específicamente la relacionada con los costos, gastos e inversiones que se requieren para llevar a cabo la ejecución del proyecto, como también los ingresos que se producen.</w:t>
      </w:r>
    </w:p>
    <w:p w:rsidR="00000000" w:rsidDel="00000000" w:rsidP="00000000" w:rsidRDefault="00000000" w:rsidRPr="00000000" w14:paraId="00000077">
      <w:pPr>
        <w:widowControl w:val="0"/>
        <w:jc w:val="both"/>
        <w:rPr>
          <w:sz w:val="20"/>
          <w:szCs w:val="20"/>
        </w:rPr>
      </w:pPr>
      <w:r w:rsidDel="00000000" w:rsidR="00000000" w:rsidRPr="00000000">
        <w:rPr>
          <w:rtl w:val="0"/>
        </w:rPr>
      </w:r>
    </w:p>
    <w:p w:rsidR="00000000" w:rsidDel="00000000" w:rsidP="00000000" w:rsidRDefault="00000000" w:rsidRPr="00000000" w14:paraId="00000078">
      <w:pPr>
        <w:widowControl w:val="0"/>
        <w:jc w:val="both"/>
        <w:rPr>
          <w:sz w:val="20"/>
          <w:szCs w:val="20"/>
        </w:rPr>
      </w:pPr>
      <w:r w:rsidDel="00000000" w:rsidR="00000000" w:rsidRPr="00000000">
        <w:rPr>
          <w:sz w:val="20"/>
          <w:szCs w:val="20"/>
          <w:rtl w:val="0"/>
        </w:rPr>
        <w:t xml:space="preserve">La información es sistematizada y organizada por medio de los flujos de caja que expresan los costos e ingresos, con el objetivo de realizar la evaluación del proyecto, por medio de diversas herramientas e indicadores de rentabilidad como se muestra en el siguiente a continuación:     :</w:t>
      </w:r>
    </w:p>
    <w:p w:rsidR="00000000" w:rsidDel="00000000" w:rsidP="00000000" w:rsidRDefault="00000000" w:rsidRPr="00000000" w14:paraId="00000079">
      <w:pPr>
        <w:widowControl w:val="0"/>
        <w:jc w:val="both"/>
        <w:rPr>
          <w:sz w:val="20"/>
          <w:szCs w:val="20"/>
        </w:rPr>
      </w:pPr>
      <w:r w:rsidDel="00000000" w:rsidR="00000000" w:rsidRPr="00000000">
        <w:rPr>
          <w:rtl w:val="0"/>
        </w:rPr>
      </w:r>
    </w:p>
    <w:tbl>
      <w:tblPr>
        <w:tblStyle w:val="Table7"/>
        <w:tblW w:w="552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524"/>
        <w:tblGridChange w:id="0">
          <w:tblGrid>
            <w:gridCol w:w="5524"/>
          </w:tblGrid>
        </w:tblGridChange>
      </w:tblGrid>
      <w:tr>
        <w:trPr>
          <w:cantSplit w:val="0"/>
          <w:tblHeader w:val="0"/>
        </w:trPr>
        <w:tc>
          <w:tcPr>
            <w:shd w:fill="f79646" w:val="clear"/>
          </w:tcPr>
          <w:p w:rsidR="00000000" w:rsidDel="00000000" w:rsidP="00000000" w:rsidRDefault="00000000" w:rsidRPr="00000000" w14:paraId="0000007A">
            <w:pPr>
              <w:jc w:val="center"/>
              <w:rPr>
                <w:color w:val="ffffff"/>
                <w:sz w:val="20"/>
                <w:szCs w:val="20"/>
              </w:rPr>
            </w:pPr>
            <w:r w:rsidDel="00000000" w:rsidR="00000000" w:rsidRPr="00000000">
              <w:rPr>
                <w:rtl w:val="0"/>
              </w:rPr>
            </w:r>
          </w:p>
          <w:p w:rsidR="00000000" w:rsidDel="00000000" w:rsidP="00000000" w:rsidRDefault="00000000" w:rsidRPr="00000000" w14:paraId="0000007B">
            <w:pPr>
              <w:jc w:val="center"/>
              <w:rPr>
                <w:color w:val="ffffff"/>
                <w:sz w:val="20"/>
                <w:szCs w:val="20"/>
              </w:rPr>
            </w:pPr>
            <w:r w:rsidDel="00000000" w:rsidR="00000000" w:rsidRPr="00000000">
              <w:rPr>
                <w:color w:val="ffffff"/>
                <w:sz w:val="20"/>
                <w:szCs w:val="20"/>
                <w:rtl w:val="0"/>
              </w:rPr>
              <w:t xml:space="preserve">Slider</w:t>
            </w:r>
          </w:p>
          <w:p w:rsidR="00000000" w:rsidDel="00000000" w:rsidP="00000000" w:rsidRDefault="00000000" w:rsidRPr="00000000" w14:paraId="0000007C">
            <w:pPr>
              <w:jc w:val="center"/>
              <w:rPr>
                <w:color w:val="ffffff"/>
                <w:sz w:val="20"/>
                <w:szCs w:val="20"/>
              </w:rPr>
            </w:pPr>
            <w:r w:rsidDel="00000000" w:rsidR="00000000" w:rsidRPr="00000000">
              <w:rPr>
                <w:color w:val="ffffff"/>
                <w:sz w:val="20"/>
                <w:szCs w:val="20"/>
                <w:rtl w:val="0"/>
              </w:rPr>
              <w:t xml:space="preserve">CF022_6_Estudio financiero</w:t>
            </w:r>
          </w:p>
          <w:p w:rsidR="00000000" w:rsidDel="00000000" w:rsidP="00000000" w:rsidRDefault="00000000" w:rsidRPr="00000000" w14:paraId="0000007D">
            <w:pPr>
              <w:jc w:val="center"/>
              <w:rPr>
                <w:sz w:val="20"/>
                <w:szCs w:val="20"/>
              </w:rPr>
            </w:pPr>
            <w:r w:rsidDel="00000000" w:rsidR="00000000" w:rsidRPr="00000000">
              <w:rPr>
                <w:rtl w:val="0"/>
              </w:rPr>
            </w:r>
          </w:p>
        </w:tc>
      </w:tr>
    </w:tbl>
    <w:p w:rsidR="00000000" w:rsidDel="00000000" w:rsidP="00000000" w:rsidRDefault="00000000" w:rsidRPr="00000000" w14:paraId="0000007E">
      <w:pPr>
        <w:widowControl w:val="0"/>
        <w:jc w:val="both"/>
        <w:rPr>
          <w:sz w:val="20"/>
          <w:szCs w:val="20"/>
        </w:rPr>
      </w:pPr>
      <w:r w:rsidDel="00000000" w:rsidR="00000000" w:rsidRPr="00000000">
        <w:rPr>
          <w:rtl w:val="0"/>
        </w:rPr>
      </w:r>
    </w:p>
    <w:p w:rsidR="00000000" w:rsidDel="00000000" w:rsidP="00000000" w:rsidRDefault="00000000" w:rsidRPr="00000000" w14:paraId="0000007F">
      <w:pPr>
        <w:widowControl w:val="0"/>
        <w:jc w:val="both"/>
        <w:rPr>
          <w:sz w:val="20"/>
          <w:szCs w:val="20"/>
        </w:rPr>
      </w:pPr>
      <w:r w:rsidDel="00000000" w:rsidR="00000000" w:rsidRPr="00000000">
        <w:rPr>
          <w:rtl w:val="0"/>
        </w:rPr>
      </w:r>
    </w:p>
    <w:p w:rsidR="00000000" w:rsidDel="00000000" w:rsidP="00000000" w:rsidRDefault="00000000" w:rsidRPr="00000000" w14:paraId="00000080">
      <w:pPr>
        <w:widowControl w:val="0"/>
        <w:jc w:val="both"/>
        <w:rPr>
          <w:sz w:val="20"/>
          <w:szCs w:val="20"/>
        </w:rPr>
      </w:pPr>
      <w:r w:rsidDel="00000000" w:rsidR="00000000" w:rsidRPr="00000000">
        <w:rPr>
          <w:sz w:val="20"/>
          <w:szCs w:val="20"/>
          <w:rtl w:val="0"/>
        </w:rPr>
        <w:t xml:space="preserve">Estos indicadores  permiten medir y comparar los resultados obtenidos en la evaluación financiera y así poder tomar la decisión de si se implementa o no el proyecto.</w:t>
      </w:r>
    </w:p>
    <w:p w:rsidR="00000000" w:rsidDel="00000000" w:rsidP="00000000" w:rsidRDefault="00000000" w:rsidRPr="00000000" w14:paraId="00000081">
      <w:pPr>
        <w:widowControl w:val="0"/>
        <w:ind w:firstLine="426"/>
        <w:jc w:val="both"/>
        <w:rPr>
          <w:sz w:val="20"/>
          <w:szCs w:val="20"/>
        </w:rPr>
      </w:pPr>
      <w:r w:rsidDel="00000000" w:rsidR="00000000" w:rsidRPr="00000000">
        <w:rPr>
          <w:rtl w:val="0"/>
        </w:rPr>
      </w:r>
    </w:p>
    <w:p w:rsidR="00000000" w:rsidDel="00000000" w:rsidP="00000000" w:rsidRDefault="00000000" w:rsidRPr="00000000" w14:paraId="00000082">
      <w:pPr>
        <w:jc w:val="both"/>
        <w:rPr>
          <w:b w:val="1"/>
          <w:sz w:val="20"/>
          <w:szCs w:val="20"/>
        </w:rPr>
      </w:pPr>
      <w:r w:rsidDel="00000000" w:rsidR="00000000" w:rsidRPr="00000000">
        <w:rPr>
          <w:b w:val="1"/>
          <w:sz w:val="20"/>
          <w:szCs w:val="20"/>
          <w:rtl w:val="0"/>
        </w:rPr>
        <w:t xml:space="preserve">6.1 Inversiones y costos </w:t>
      </w:r>
    </w:p>
    <w:p w:rsidR="00000000" w:rsidDel="00000000" w:rsidP="00000000" w:rsidRDefault="00000000" w:rsidRPr="00000000" w14:paraId="00000083">
      <w:pPr>
        <w:widowControl w:val="0"/>
        <w:jc w:val="both"/>
        <w:rPr>
          <w:sz w:val="20"/>
          <w:szCs w:val="20"/>
        </w:rPr>
      </w:pPr>
      <w:r w:rsidDel="00000000" w:rsidR="00000000" w:rsidRPr="00000000">
        <w:rPr>
          <w:rtl w:val="0"/>
        </w:rPr>
      </w:r>
    </w:p>
    <w:sdt>
      <w:sdtPr>
        <w:tag w:val="goog_rdk_27"/>
      </w:sdtPr>
      <w:sdtContent>
        <w:p w:rsidR="00000000" w:rsidDel="00000000" w:rsidP="00000000" w:rsidRDefault="00000000" w:rsidRPr="00000000" w14:paraId="00000084">
          <w:pPr>
            <w:widowControl w:val="0"/>
            <w:jc w:val="both"/>
            <w:rPr>
              <w:ins w:author="SANDRA PATRICIA HOYOS SEPULVEDA" w:id="6" w:date="2022-10-12T13:25:33Z"/>
              <w:sz w:val="20"/>
              <w:szCs w:val="20"/>
            </w:rPr>
          </w:pPr>
          <w:r w:rsidDel="00000000" w:rsidR="00000000" w:rsidRPr="00000000">
            <w:rPr>
              <w:sz w:val="20"/>
              <w:szCs w:val="20"/>
              <w:rtl w:val="0"/>
            </w:rPr>
            <w:t xml:space="preserve">En los proyectos se hace necesario establecer y analizar las inversiones iniciales que requieren para lograr la puesta en marcha; los recursos pueden estar representados en dinero en efectivo o terrenos, maquinaria, equipos, es decir bienes tangibles, pero también pueden ser bienes intangibles como servicios. Por lo tanto, la inversión inicial se puede clasificar como se muestra en la siguiente infografía:</w:t>
          </w:r>
          <w:sdt>
            <w:sdtPr>
              <w:tag w:val="goog_rdk_26"/>
            </w:sdtPr>
            <w:sdtContent>
              <w:ins w:author="SANDRA PATRICIA HOYOS SEPULVEDA" w:id="6" w:date="2022-10-12T13:25:33Z">
                <w:r w:rsidDel="00000000" w:rsidR="00000000" w:rsidRPr="00000000">
                  <w:rPr>
                    <w:rtl w:val="0"/>
                  </w:rPr>
                </w:r>
              </w:ins>
            </w:sdtContent>
          </w:sdt>
        </w:p>
      </w:sdtContent>
    </w:sdt>
    <w:p w:rsidR="00000000" w:rsidDel="00000000" w:rsidP="00000000" w:rsidRDefault="00000000" w:rsidRPr="00000000" w14:paraId="00000085">
      <w:pPr>
        <w:widowControl w:val="0"/>
        <w:jc w:val="both"/>
        <w:rPr>
          <w:sz w:val="20"/>
          <w:szCs w:val="20"/>
        </w:rPr>
      </w:pPr>
      <w:r w:rsidDel="00000000" w:rsidR="00000000" w:rsidRPr="00000000">
        <w:rPr>
          <w:rtl w:val="0"/>
        </w:rPr>
      </w:r>
    </w:p>
    <w:tbl>
      <w:tblPr>
        <w:tblStyle w:val="Table8"/>
        <w:tblW w:w="552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524"/>
        <w:tblGridChange w:id="0">
          <w:tblGrid>
            <w:gridCol w:w="5524"/>
          </w:tblGrid>
        </w:tblGridChange>
      </w:tblGrid>
      <w:tr>
        <w:trPr>
          <w:cantSplit w:val="0"/>
          <w:tblHeader w:val="0"/>
        </w:trPr>
        <w:tc>
          <w:tcPr>
            <w:shd w:fill="f79646" w:val="clear"/>
          </w:tcPr>
          <w:p w:rsidR="00000000" w:rsidDel="00000000" w:rsidP="00000000" w:rsidRDefault="00000000" w:rsidRPr="00000000" w14:paraId="00000086">
            <w:pPr>
              <w:jc w:val="center"/>
              <w:rPr>
                <w:color w:val="ffffff"/>
                <w:sz w:val="20"/>
                <w:szCs w:val="20"/>
              </w:rPr>
            </w:pPr>
            <w:r w:rsidDel="00000000" w:rsidR="00000000" w:rsidRPr="00000000">
              <w:rPr>
                <w:rtl w:val="0"/>
              </w:rPr>
            </w:r>
          </w:p>
          <w:p w:rsidR="00000000" w:rsidDel="00000000" w:rsidP="00000000" w:rsidRDefault="00000000" w:rsidRPr="00000000" w14:paraId="00000087">
            <w:pPr>
              <w:jc w:val="center"/>
              <w:rPr>
                <w:color w:val="ffffff"/>
                <w:sz w:val="20"/>
                <w:szCs w:val="20"/>
              </w:rPr>
            </w:pPr>
            <w:r w:rsidDel="00000000" w:rsidR="00000000" w:rsidRPr="00000000">
              <w:rPr>
                <w:color w:val="ffffff"/>
                <w:sz w:val="20"/>
                <w:szCs w:val="20"/>
                <w:rtl w:val="0"/>
              </w:rPr>
              <w:t xml:space="preserve">Infografía </w:t>
            </w:r>
          </w:p>
          <w:p w:rsidR="00000000" w:rsidDel="00000000" w:rsidP="00000000" w:rsidRDefault="00000000" w:rsidRPr="00000000" w14:paraId="00000088">
            <w:pPr>
              <w:jc w:val="center"/>
              <w:rPr>
                <w:color w:val="ffffff"/>
                <w:sz w:val="20"/>
                <w:szCs w:val="20"/>
              </w:rPr>
            </w:pPr>
            <w:r w:rsidDel="00000000" w:rsidR="00000000" w:rsidRPr="00000000">
              <w:rPr>
                <w:color w:val="ffffff"/>
                <w:sz w:val="20"/>
                <w:szCs w:val="20"/>
                <w:rtl w:val="0"/>
              </w:rPr>
              <w:t xml:space="preserve">CF022_6.1_Inversiones y costos</w:t>
            </w:r>
          </w:p>
          <w:p w:rsidR="00000000" w:rsidDel="00000000" w:rsidP="00000000" w:rsidRDefault="00000000" w:rsidRPr="00000000" w14:paraId="00000089">
            <w:pPr>
              <w:jc w:val="center"/>
              <w:rPr>
                <w:sz w:val="20"/>
                <w:szCs w:val="20"/>
              </w:rPr>
            </w:pPr>
            <w:r w:rsidDel="00000000" w:rsidR="00000000" w:rsidRPr="00000000">
              <w:rPr>
                <w:rtl w:val="0"/>
              </w:rPr>
            </w:r>
          </w:p>
        </w:tc>
      </w:tr>
    </w:tbl>
    <w:p w:rsidR="00000000" w:rsidDel="00000000" w:rsidP="00000000" w:rsidRDefault="00000000" w:rsidRPr="00000000" w14:paraId="0000008A">
      <w:pPr>
        <w:widowControl w:val="0"/>
        <w:jc w:val="both"/>
        <w:rPr>
          <w:sz w:val="20"/>
          <w:szCs w:val="20"/>
        </w:rPr>
      </w:pPr>
      <w:r w:rsidDel="00000000" w:rsidR="00000000" w:rsidRPr="00000000">
        <w:rPr>
          <w:rtl w:val="0"/>
        </w:rPr>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08C">
      <w:pPr>
        <w:widowControl w:val="0"/>
        <w:ind w:left="360" w:firstLine="0"/>
        <w:jc w:val="both"/>
        <w:rPr>
          <w:sz w:val="20"/>
          <w:szCs w:val="20"/>
        </w:rPr>
      </w:pPr>
      <w:r w:rsidDel="00000000" w:rsidR="00000000" w:rsidRPr="00000000">
        <w:rPr>
          <w:rtl w:val="0"/>
        </w:rPr>
      </w:r>
    </w:p>
    <w:p w:rsidR="00000000" w:rsidDel="00000000" w:rsidP="00000000" w:rsidRDefault="00000000" w:rsidRPr="00000000" w14:paraId="0000008D">
      <w:pPr>
        <w:widowControl w:val="0"/>
        <w:jc w:val="both"/>
        <w:rPr>
          <w:sz w:val="20"/>
          <w:szCs w:val="20"/>
        </w:rPr>
      </w:pPr>
      <w:r w:rsidDel="00000000" w:rsidR="00000000" w:rsidRPr="00000000">
        <w:rPr>
          <w:sz w:val="20"/>
          <w:szCs w:val="20"/>
          <w:rtl w:val="0"/>
        </w:rPr>
        <w:t xml:space="preserve">Además de la inversión inicial, están los costos que como lo indica </w:t>
      </w:r>
      <w:r w:rsidDel="00000000" w:rsidR="00000000" w:rsidRPr="00000000">
        <w:rPr>
          <w:color w:val="222222"/>
          <w:sz w:val="20"/>
          <w:szCs w:val="20"/>
          <w:rtl w:val="0"/>
        </w:rPr>
        <w:t xml:space="preserve">Baca Urbina, G. (2001), </w:t>
      </w:r>
      <w:r w:rsidDel="00000000" w:rsidR="00000000" w:rsidRPr="00000000">
        <w:rPr>
          <w:sz w:val="20"/>
          <w:szCs w:val="20"/>
          <w:rtl w:val="0"/>
        </w:rPr>
        <w:t xml:space="preserve">     hacen referencia al desembolso ya sea en efectivo o especie, que se puede realizar en el pasado (costos hundidos) presente (inversión) o en el futuro (costo futuro) y también de forma virtual (costo de oportunidad)  Entre estos costos están los de producción, de administración, de ventas y financieros, como se presenta en la siguiente figura:     </w:t>
      </w:r>
    </w:p>
    <w:p w:rsidR="00000000" w:rsidDel="00000000" w:rsidP="00000000" w:rsidRDefault="00000000" w:rsidRPr="00000000" w14:paraId="0000008E">
      <w:pPr>
        <w:widowControl w:val="0"/>
        <w:ind w:left="360" w:firstLine="0"/>
        <w:jc w:val="both"/>
        <w:rPr>
          <w:sz w:val="20"/>
          <w:szCs w:val="20"/>
        </w:rPr>
      </w:pPr>
      <w:r w:rsidDel="00000000" w:rsidR="00000000" w:rsidRPr="00000000">
        <w:rPr>
          <w:rtl w:val="0"/>
        </w:rPr>
      </w:r>
    </w:p>
    <w:p w:rsidR="00000000" w:rsidDel="00000000" w:rsidP="00000000" w:rsidRDefault="00000000" w:rsidRPr="00000000" w14:paraId="0000008F">
      <w:pPr>
        <w:widowControl w:val="0"/>
        <w:ind w:left="360" w:firstLine="0"/>
        <w:jc w:val="both"/>
        <w:rPr>
          <w:sz w:val="20"/>
          <w:szCs w:val="20"/>
        </w:rPr>
      </w:pPr>
      <w:r w:rsidDel="00000000" w:rsidR="00000000" w:rsidRPr="00000000">
        <w:rPr>
          <w:rtl w:val="0"/>
        </w:rPr>
      </w:r>
    </w:p>
    <w:p w:rsidR="00000000" w:rsidDel="00000000" w:rsidP="00000000" w:rsidRDefault="00000000" w:rsidRPr="00000000" w14:paraId="00000090">
      <w:pPr>
        <w:widowControl w:val="0"/>
        <w:ind w:left="360" w:firstLine="0"/>
        <w:jc w:val="both"/>
        <w:rPr>
          <w:sz w:val="20"/>
          <w:szCs w:val="20"/>
        </w:rPr>
      </w:pPr>
      <w:r w:rsidDel="00000000" w:rsidR="00000000" w:rsidRPr="00000000">
        <w:rPr>
          <w:rtl w:val="0"/>
        </w:rPr>
      </w:r>
    </w:p>
    <w:p w:rsidR="00000000" w:rsidDel="00000000" w:rsidP="00000000" w:rsidRDefault="00000000" w:rsidRPr="00000000" w14:paraId="00000091">
      <w:pPr>
        <w:widowControl w:val="0"/>
        <w:ind w:left="360" w:firstLine="0"/>
        <w:jc w:val="both"/>
        <w:rPr>
          <w:sz w:val="20"/>
          <w:szCs w:val="20"/>
        </w:rPr>
      </w:pPr>
      <w:r w:rsidDel="00000000" w:rsidR="00000000" w:rsidRPr="00000000">
        <w:rPr>
          <w:rtl w:val="0"/>
        </w:rPr>
      </w:r>
    </w:p>
    <w:p w:rsidR="00000000" w:rsidDel="00000000" w:rsidP="00000000" w:rsidRDefault="00000000" w:rsidRPr="00000000" w14:paraId="00000092">
      <w:pPr>
        <w:widowControl w:val="0"/>
        <w:ind w:left="360" w:firstLine="0"/>
        <w:jc w:val="both"/>
        <w:rPr>
          <w:sz w:val="20"/>
          <w:szCs w:val="20"/>
        </w:rPr>
      </w:pPr>
      <w:r w:rsidDel="00000000" w:rsidR="00000000" w:rsidRPr="00000000">
        <w:rPr>
          <w:rtl w:val="0"/>
        </w:rPr>
      </w:r>
    </w:p>
    <w:p w:rsidR="00000000" w:rsidDel="00000000" w:rsidP="00000000" w:rsidRDefault="00000000" w:rsidRPr="00000000" w14:paraId="00000093">
      <w:pPr>
        <w:widowControl w:val="0"/>
        <w:ind w:left="360" w:firstLine="0"/>
        <w:jc w:val="both"/>
        <w:rPr>
          <w:sz w:val="20"/>
          <w:szCs w:val="20"/>
        </w:rPr>
      </w:pPr>
      <w:r w:rsidDel="00000000" w:rsidR="00000000" w:rsidRPr="00000000">
        <w:rPr>
          <w:rtl w:val="0"/>
        </w:rPr>
      </w:r>
    </w:p>
    <w:p w:rsidR="00000000" w:rsidDel="00000000" w:rsidP="00000000" w:rsidRDefault="00000000" w:rsidRPr="00000000" w14:paraId="00000094">
      <w:pPr>
        <w:widowControl w:val="0"/>
        <w:ind w:left="360" w:firstLine="0"/>
        <w:jc w:val="both"/>
        <w:rPr>
          <w:sz w:val="20"/>
          <w:szCs w:val="20"/>
        </w:rPr>
      </w:pPr>
      <w:r w:rsidDel="00000000" w:rsidR="00000000" w:rsidRPr="00000000">
        <w:rPr>
          <w:rtl w:val="0"/>
        </w:rPr>
      </w:r>
    </w:p>
    <w:p w:rsidR="00000000" w:rsidDel="00000000" w:rsidP="00000000" w:rsidRDefault="00000000" w:rsidRPr="00000000" w14:paraId="00000095">
      <w:pPr>
        <w:widowControl w:val="0"/>
        <w:ind w:left="360" w:firstLine="0"/>
        <w:jc w:val="both"/>
        <w:rPr>
          <w:sz w:val="20"/>
          <w:szCs w:val="20"/>
        </w:rPr>
      </w:pPr>
      <w:r w:rsidDel="00000000" w:rsidR="00000000" w:rsidRPr="00000000">
        <w:rPr>
          <w:rtl w:val="0"/>
        </w:rPr>
      </w:r>
    </w:p>
    <w:p w:rsidR="00000000" w:rsidDel="00000000" w:rsidP="00000000" w:rsidRDefault="00000000" w:rsidRPr="00000000" w14:paraId="00000096">
      <w:pPr>
        <w:widowControl w:val="0"/>
        <w:ind w:left="360" w:firstLine="0"/>
        <w:jc w:val="both"/>
        <w:rPr>
          <w:sz w:val="20"/>
          <w:szCs w:val="20"/>
        </w:rPr>
      </w:pPr>
      <w:r w:rsidDel="00000000" w:rsidR="00000000" w:rsidRPr="00000000">
        <w:rPr>
          <w:rtl w:val="0"/>
        </w:rPr>
      </w:r>
    </w:p>
    <w:p w:rsidR="00000000" w:rsidDel="00000000" w:rsidP="00000000" w:rsidRDefault="00000000" w:rsidRPr="00000000" w14:paraId="00000097">
      <w:pPr>
        <w:widowControl w:val="0"/>
        <w:ind w:left="360" w:firstLine="0"/>
        <w:jc w:val="both"/>
        <w:rPr>
          <w:sz w:val="20"/>
          <w:szCs w:val="20"/>
        </w:rPr>
      </w:pPr>
      <w:r w:rsidDel="00000000" w:rsidR="00000000" w:rsidRPr="00000000">
        <w:rPr>
          <w:rtl w:val="0"/>
        </w:rPr>
      </w:r>
    </w:p>
    <w:p w:rsidR="00000000" w:rsidDel="00000000" w:rsidP="00000000" w:rsidRDefault="00000000" w:rsidRPr="00000000" w14:paraId="00000098">
      <w:pPr>
        <w:ind w:firstLine="360"/>
        <w:jc w:val="both"/>
        <w:rPr>
          <w:sz w:val="20"/>
          <w:szCs w:val="20"/>
        </w:rPr>
      </w:pPr>
      <w:r w:rsidDel="00000000" w:rsidR="00000000" w:rsidRPr="00000000">
        <w:rPr>
          <w:rtl w:val="0"/>
        </w:rPr>
      </w:r>
    </w:p>
    <w:p w:rsidR="00000000" w:rsidDel="00000000" w:rsidP="00000000" w:rsidRDefault="00000000" w:rsidRPr="00000000" w14:paraId="00000099">
      <w:pPr>
        <w:ind w:left="-567" w:firstLine="0"/>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9A">
      <w:pPr>
        <w:ind w:left="-567" w:firstLine="0"/>
        <w:rPr>
          <w:sz w:val="20"/>
          <w:szCs w:val="20"/>
        </w:rPr>
      </w:pPr>
      <w:r w:rsidDel="00000000" w:rsidR="00000000" w:rsidRPr="00000000">
        <w:rPr>
          <w:i w:val="1"/>
          <w:sz w:val="20"/>
          <w:szCs w:val="20"/>
          <w:rtl w:val="0"/>
        </w:rPr>
        <w:t xml:space="preserve">Clasificación de los costos</w:t>
      </w:r>
      <w:r w:rsidDel="00000000" w:rsidR="00000000" w:rsidRPr="00000000">
        <w:rPr>
          <w:sz w:val="20"/>
          <w:szCs w:val="20"/>
          <w:rtl w:val="0"/>
        </w:rPr>
        <w:t xml:space="preserve"> </w:t>
      </w:r>
      <w:r w:rsidDel="00000000" w:rsidR="00000000" w:rsidRPr="00000000">
        <w:rPr>
          <w:sz w:val="20"/>
          <w:szCs w:val="20"/>
        </w:rPr>
        <mc:AlternateContent>
          <mc:Choice Requires="wpg">
            <w:drawing>
              <wp:inline distB="0" distT="0" distL="0" distR="0">
                <wp:extent cx="6678295" cy="3101316"/>
                <wp:effectExtent b="0" l="0" r="0" t="0"/>
                <wp:docPr id="78" name=""/>
                <a:graphic>
                  <a:graphicData uri="http://schemas.microsoft.com/office/word/2010/wordprocessingGroup">
                    <wpg:wgp>
                      <wpg:cNvGrpSpPr/>
                      <wpg:grpSpPr>
                        <a:xfrm>
                          <a:off x="1994400" y="2229325"/>
                          <a:ext cx="6678295" cy="3101316"/>
                          <a:chOff x="1994400" y="2229325"/>
                          <a:chExt cx="6703225" cy="3101350"/>
                        </a:xfrm>
                      </wpg:grpSpPr>
                      <wpg:grpSp>
                        <wpg:cNvGrpSpPr/>
                        <wpg:grpSpPr>
                          <a:xfrm>
                            <a:off x="2006853" y="2229342"/>
                            <a:ext cx="6678295" cy="3101316"/>
                            <a:chOff x="2006853" y="2229342"/>
                            <a:chExt cx="6678295" cy="3101316"/>
                          </a:xfrm>
                        </wpg:grpSpPr>
                        <wps:wsp>
                          <wps:cNvSpPr/>
                          <wps:cNvPr id="3" name="Shape 3"/>
                          <wps:spPr>
                            <a:xfrm>
                              <a:off x="2006853" y="2229342"/>
                              <a:ext cx="6678275" cy="310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06853" y="2229342"/>
                              <a:ext cx="6678295" cy="3101316"/>
                              <a:chOff x="2006853" y="2229342"/>
                              <a:chExt cx="6678295" cy="3101316"/>
                            </a:xfrm>
                          </wpg:grpSpPr>
                          <wps:wsp>
                            <wps:cNvSpPr/>
                            <wps:cNvPr id="28" name="Shape 28"/>
                            <wps:spPr>
                              <a:xfrm>
                                <a:off x="2006853" y="2229342"/>
                                <a:ext cx="6678275" cy="310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06853" y="2229342"/>
                                <a:ext cx="6678295" cy="3101316"/>
                                <a:chOff x="2006853" y="2229342"/>
                                <a:chExt cx="6678295" cy="3101316"/>
                              </a:xfrm>
                            </wpg:grpSpPr>
                            <wps:wsp>
                              <wps:cNvSpPr/>
                              <wps:cNvPr id="30" name="Shape 30"/>
                              <wps:spPr>
                                <a:xfrm>
                                  <a:off x="2006853" y="2229342"/>
                                  <a:ext cx="6678275" cy="310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06853" y="2229342"/>
                                  <a:ext cx="6678295" cy="3101316"/>
                                  <a:chOff x="0" y="0"/>
                                  <a:chExt cx="6678275" cy="3091250"/>
                                </a:xfrm>
                              </wpg:grpSpPr>
                              <wps:wsp>
                                <wps:cNvSpPr/>
                                <wps:cNvPr id="32" name="Shape 32"/>
                                <wps:spPr>
                                  <a:xfrm>
                                    <a:off x="0" y="0"/>
                                    <a:ext cx="6678275" cy="309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678275" cy="3091250"/>
                                    <a:chOff x="0" y="0"/>
                                    <a:chExt cx="6678275" cy="3091250"/>
                                  </a:xfrm>
                                </wpg:grpSpPr>
                                <wps:wsp>
                                  <wps:cNvSpPr/>
                                  <wps:cNvPr id="34" name="Shape 34"/>
                                  <wps:spPr>
                                    <a:xfrm>
                                      <a:off x="0" y="0"/>
                                      <a:ext cx="6678275" cy="309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47" y="265630"/>
                                      <a:ext cx="1188593" cy="594296"/>
                                    </a:xfrm>
                                    <a:prstGeom prst="roundRect">
                                      <a:avLst>
                                        <a:gd fmla="val 10000"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7653" y="283036"/>
                                      <a:ext cx="1153781" cy="5594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DE PRODUCCIÓN</w:t>
                                        </w:r>
                                      </w:p>
                                    </w:txbxContent>
                                  </wps:txbx>
                                  <wps:bodyPr anchorCtr="0" anchor="ctr" bIns="12700" lIns="19050" spcFirstLastPara="1" rIns="19050" wrap="square" tIns="12700">
                                    <a:noAutofit/>
                                  </wps:bodyPr>
                                </wps:wsp>
                                <wps:wsp>
                                  <wps:cNvSpPr/>
                                  <wps:cNvPr id="37" name="Shape 37"/>
                                  <wps:spPr>
                                    <a:xfrm>
                                      <a:off x="119106" y="859927"/>
                                      <a:ext cx="118859" cy="1056522"/>
                                    </a:xfrm>
                                    <a:custGeom>
                                      <a:rect b="b" l="l" r="r" t="t"/>
                                      <a:pathLst>
                                        <a:path extrusionOk="0" h="120000" w="120000">
                                          <a:moveTo>
                                            <a:pt x="0" y="0"/>
                                          </a:moveTo>
                                          <a:lnTo>
                                            <a:pt x="0" y="12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237965" y="1008501"/>
                                      <a:ext cx="1415224" cy="1815896"/>
                                    </a:xfrm>
                                    <a:prstGeom prst="roundRect">
                                      <a:avLst>
                                        <a:gd fmla="val 10000" name="adj"/>
                                      </a:avLst>
                                    </a:prstGeom>
                                    <a:solidFill>
                                      <a:srgbClr val="CFD7E7">
                                        <a:alpha val="88235"/>
                                      </a:srgb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79415" y="1049951"/>
                                      <a:ext cx="1332324" cy="17329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Entre estos se encuentran las materias primas, mano de obra directa e indirecta, empaques y envases, servicios (energía eléctrica, agua), mantenimiento, control de calidad, combustibles, cargos de amortización y depreciación.</w:t>
                                        </w:r>
                                      </w:p>
                                    </w:txbxContent>
                                  </wps:txbx>
                                  <wps:bodyPr anchorCtr="0" anchor="ctr" bIns="12700" lIns="19050" spcFirstLastPara="1" rIns="19050" wrap="square" tIns="12700">
                                    <a:noAutofit/>
                                  </wps:bodyPr>
                                </wps:wsp>
                                <wps:wsp>
                                  <wps:cNvSpPr/>
                                  <wps:cNvPr id="40" name="Shape 40"/>
                                  <wps:spPr>
                                    <a:xfrm>
                                      <a:off x="1712619" y="265630"/>
                                      <a:ext cx="1188593" cy="594296"/>
                                    </a:xfrm>
                                    <a:prstGeom prst="roundRect">
                                      <a:avLst>
                                        <a:gd fmla="val 10000"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730025" y="283036"/>
                                      <a:ext cx="1153800" cy="5595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DE VENTAS</w:t>
                                        </w:r>
                                      </w:p>
                                    </w:txbxContent>
                                  </wps:txbx>
                                  <wps:bodyPr anchorCtr="0" anchor="ctr" bIns="12700" lIns="19050" spcFirstLastPara="1" rIns="19050" wrap="square" tIns="12700">
                                    <a:noAutofit/>
                                  </wps:bodyPr>
                                </wps:wsp>
                                <wps:wsp>
                                  <wps:cNvSpPr/>
                                  <wps:cNvPr id="42" name="Shape 42"/>
                                  <wps:spPr>
                                    <a:xfrm>
                                      <a:off x="1831479" y="859927"/>
                                      <a:ext cx="118859" cy="1057143"/>
                                    </a:xfrm>
                                    <a:custGeom>
                                      <a:rect b="b" l="l" r="r" t="t"/>
                                      <a:pathLst>
                                        <a:path extrusionOk="0" h="120000" w="120000">
                                          <a:moveTo>
                                            <a:pt x="0" y="0"/>
                                          </a:moveTo>
                                          <a:lnTo>
                                            <a:pt x="0" y="12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1950338" y="1008501"/>
                                      <a:ext cx="1415310" cy="1817138"/>
                                    </a:xfrm>
                                    <a:prstGeom prst="roundRect">
                                      <a:avLst>
                                        <a:gd fmla="val 10000" name="adj"/>
                                      </a:avLst>
                                    </a:prstGeom>
                                    <a:solidFill>
                                      <a:srgbClr val="CFD7E7">
                                        <a:alpha val="88235"/>
                                      </a:srgb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991791" y="1049954"/>
                                      <a:ext cx="1332404" cy="173423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Todo lo relacionado con proceso de mercadotecnia, es decir acciones para mejorar las ventas y comercialización, como publicidad, desarrollo de nuevos productos y mercados, estudios, etc.</w:t>
                                        </w:r>
                                      </w:p>
                                    </w:txbxContent>
                                  </wps:txbx>
                                  <wps:bodyPr anchorCtr="0" anchor="ctr" bIns="12700" lIns="19050" spcFirstLastPara="1" rIns="19050" wrap="square" tIns="12700">
                                    <a:noAutofit/>
                                  </wps:bodyPr>
                                </wps:wsp>
                                <wps:wsp>
                                  <wps:cNvSpPr/>
                                  <wps:cNvPr id="45" name="Shape 45"/>
                                  <wps:spPr>
                                    <a:xfrm>
                                      <a:off x="3383981" y="265630"/>
                                      <a:ext cx="1394076" cy="594296"/>
                                    </a:xfrm>
                                    <a:prstGeom prst="roundRect">
                                      <a:avLst>
                                        <a:gd fmla="val 10000"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3401387" y="283036"/>
                                      <a:ext cx="1359264" cy="5594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DE ADMINISTRACIÓN</w:t>
                                        </w:r>
                                      </w:p>
                                    </w:txbxContent>
                                  </wps:txbx>
                                  <wps:bodyPr anchorCtr="0" anchor="ctr" bIns="12700" lIns="19050" spcFirstLastPara="1" rIns="19050" wrap="square" tIns="12700">
                                    <a:noAutofit/>
                                  </wps:bodyPr>
                                </wps:wsp>
                                <wps:wsp>
                                  <wps:cNvSpPr/>
                                  <wps:cNvPr id="47" name="Shape 47"/>
                                  <wps:spPr>
                                    <a:xfrm>
                                      <a:off x="3523388" y="859927"/>
                                      <a:ext cx="139407" cy="1057143"/>
                                    </a:xfrm>
                                    <a:custGeom>
                                      <a:rect b="b" l="l" r="r" t="t"/>
                                      <a:pathLst>
                                        <a:path extrusionOk="0" h="120000" w="120000">
                                          <a:moveTo>
                                            <a:pt x="0" y="0"/>
                                          </a:moveTo>
                                          <a:lnTo>
                                            <a:pt x="0" y="12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3662796" y="1008501"/>
                                      <a:ext cx="1421081" cy="1817138"/>
                                    </a:xfrm>
                                    <a:prstGeom prst="roundRect">
                                      <a:avLst>
                                        <a:gd fmla="val 10000" name="adj"/>
                                      </a:avLst>
                                    </a:prstGeom>
                                    <a:solidFill>
                                      <a:srgbClr val="CFD7E7">
                                        <a:alpha val="88235"/>
                                      </a:srgb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704418" y="1050123"/>
                                      <a:ext cx="1337837" cy="17338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Están relacionados los sueldos de personal no solo del área administrativa, sino también de venta, investigación, etc., más los gastos e insumos requeridos para las funciones administrativas de todas las oficinas y dependencias.</w:t>
                                        </w:r>
                                      </w:p>
                                    </w:txbxContent>
                                  </wps:txbx>
                                  <wps:bodyPr anchorCtr="0" anchor="ctr" bIns="12700" lIns="19050" spcFirstLastPara="1" rIns="19050" wrap="square" tIns="12700">
                                    <a:noAutofit/>
                                  </wps:bodyPr>
                                </wps:wsp>
                                <wps:wsp>
                                  <wps:cNvSpPr/>
                                  <wps:cNvPr id="50" name="Shape 50"/>
                                  <wps:spPr>
                                    <a:xfrm>
                                      <a:off x="5143308" y="265630"/>
                                      <a:ext cx="1188593" cy="594296"/>
                                    </a:xfrm>
                                    <a:prstGeom prst="roundRect">
                                      <a:avLst>
                                        <a:gd fmla="val 10000" name="adj"/>
                                      </a:avLst>
                                    </a:prstGeom>
                                    <a:solidFill>
                                      <a:schemeClr val="lt1"/>
                                    </a:solid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5160714" y="283036"/>
                                      <a:ext cx="1153781" cy="5594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FINANCIEROS</w:t>
                                        </w:r>
                                      </w:p>
                                    </w:txbxContent>
                                  </wps:txbx>
                                  <wps:bodyPr anchorCtr="0" anchor="ctr" bIns="12700" lIns="19050" spcFirstLastPara="1" rIns="19050" wrap="square" tIns="12700">
                                    <a:noAutofit/>
                                  </wps:bodyPr>
                                </wps:wsp>
                                <wps:wsp>
                                  <wps:cNvSpPr/>
                                  <wps:cNvPr id="52" name="Shape 52"/>
                                  <wps:spPr>
                                    <a:xfrm>
                                      <a:off x="5262167" y="859927"/>
                                      <a:ext cx="118859" cy="1057143"/>
                                    </a:xfrm>
                                    <a:custGeom>
                                      <a:rect b="b" l="l" r="r" t="t"/>
                                      <a:pathLst>
                                        <a:path extrusionOk="0" h="120000" w="120000">
                                          <a:moveTo>
                                            <a:pt x="0" y="0"/>
                                          </a:moveTo>
                                          <a:lnTo>
                                            <a:pt x="0" y="12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5381026" y="1008501"/>
                                      <a:ext cx="1297021" cy="1817138"/>
                                    </a:xfrm>
                                    <a:prstGeom prst="roundRect">
                                      <a:avLst>
                                        <a:gd fmla="val 10000" name="adj"/>
                                      </a:avLst>
                                    </a:prstGeom>
                                    <a:solidFill>
                                      <a:srgbClr val="CFD7E7">
                                        <a:alpha val="88235"/>
                                      </a:srgb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5419014" y="1046489"/>
                                      <a:ext cx="1221045" cy="17411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 incluyen principalmente el pago intereses derivados de préstamos de capital.</w:t>
                                        </w:r>
                                      </w:p>
                                    </w:txbxContent>
                                  </wps:txbx>
                                  <wps:bodyPr anchorCtr="0" anchor="ctr" bIns="12700" lIns="19050" spcFirstLastPara="1" rIns="19050" wrap="square" tIns="12700">
                                    <a:noAutofit/>
                                  </wps:bodyPr>
                                </wps:wsp>
                              </wpg:grpSp>
                            </wpg:grpSp>
                          </wpg:grpSp>
                        </wpg:grpSp>
                      </wpg:grpSp>
                    </wpg:wgp>
                  </a:graphicData>
                </a:graphic>
              </wp:inline>
            </w:drawing>
          </mc:Choice>
          <mc:Fallback>
            <w:drawing>
              <wp:inline distB="0" distT="0" distL="0" distR="0">
                <wp:extent cx="6678295" cy="3101316"/>
                <wp:effectExtent b="0" l="0" r="0" t="0"/>
                <wp:docPr id="78"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6678295" cy="31013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B">
      <w:pPr>
        <w:jc w:val="both"/>
        <w:rPr>
          <w:b w:val="1"/>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Adicionalmente, los costos pueden ser analizados y catalogados en dos tipos como lo expresa Jiménez (2010).</w:t>
      </w:r>
      <w:r w:rsidDel="00000000" w:rsidR="00000000" w:rsidRPr="00000000">
        <w:rPr>
          <w:sz w:val="20"/>
          <w:szCs w:val="20"/>
          <w:rtl w:val="0"/>
        </w:rPr>
        <w:t xml:space="preserve"> </w:t>
      </w:r>
      <w:r w:rsidDel="00000000" w:rsidR="00000000" w:rsidRPr="00000000">
        <w:rPr>
          <w:color w:val="000000"/>
          <w:sz w:val="20"/>
          <w:szCs w:val="20"/>
          <w:rtl w:val="0"/>
        </w:rPr>
        <w:t xml:space="preserve">Los fijos son aquellos que no cambian según el nivel de producción, por ejemplo, arriendo, vigilancia, depreciación de máquinas o seguros. Y los costos variables que son los que aumentan o disminuyen dependiendo del volumen de producción como mano de obra, insumos, semilla, pie de cría, concentrado, vacunas, fertilizantes, etc.</w:t>
      </w:r>
    </w:p>
    <w:p w:rsidR="00000000" w:rsidDel="00000000" w:rsidP="00000000" w:rsidRDefault="00000000" w:rsidRPr="00000000" w14:paraId="0000009D">
      <w:pPr>
        <w:pBdr>
          <w:top w:space="0" w:sz="0" w:val="nil"/>
          <w:left w:space="0" w:sz="0" w:val="nil"/>
          <w:bottom w:space="0" w:sz="0" w:val="nil"/>
          <w:right w:space="0" w:sz="0" w:val="nil"/>
          <w:between w:space="0" w:sz="0" w:val="nil"/>
        </w:pBdr>
        <w:ind w:firstLine="426"/>
        <w:jc w:val="both"/>
        <w:rPr>
          <w:color w:val="000000"/>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las inversiones iniciales y los diversos costos, se pasa a analizar los beneficios que ofrece el proyecto, por medio de la evaluación financiera o económica, para lo cual existen diversos métodos que al aplicarse brindan un panorama para la toma de decisiones que logren obtener el mayor provecho con lo que se invierte.</w:t>
      </w:r>
    </w:p>
    <w:p w:rsidR="00000000" w:rsidDel="00000000" w:rsidP="00000000" w:rsidRDefault="00000000" w:rsidRPr="00000000" w14:paraId="0000009F">
      <w:pPr>
        <w:pBdr>
          <w:top w:space="0" w:sz="0" w:val="nil"/>
          <w:left w:space="0" w:sz="0" w:val="nil"/>
          <w:bottom w:space="0" w:sz="0" w:val="nil"/>
          <w:right w:space="0" w:sz="0" w:val="nil"/>
          <w:between w:space="0" w:sz="0" w:val="nil"/>
        </w:pBdr>
        <w:ind w:firstLine="426"/>
        <w:jc w:val="both"/>
        <w:rPr>
          <w:color w:val="000000"/>
          <w:sz w:val="20"/>
          <w:szCs w:val="20"/>
        </w:rPr>
      </w:pPr>
      <w:r w:rsidDel="00000000" w:rsidR="00000000" w:rsidRPr="00000000">
        <w:rPr>
          <w:rtl w:val="0"/>
        </w:rPr>
      </w:r>
    </w:p>
    <w:p w:rsidR="00000000" w:rsidDel="00000000" w:rsidP="00000000" w:rsidRDefault="00000000" w:rsidRPr="00000000" w14:paraId="000000A0">
      <w:pPr>
        <w:widowControl w:val="0"/>
        <w:jc w:val="both"/>
        <w:rPr>
          <w:b w:val="1"/>
          <w:sz w:val="20"/>
          <w:szCs w:val="20"/>
        </w:rPr>
      </w:pPr>
      <w:r w:rsidDel="00000000" w:rsidR="00000000" w:rsidRPr="00000000">
        <w:rPr>
          <w:b w:val="1"/>
          <w:sz w:val="20"/>
          <w:szCs w:val="20"/>
          <w:rtl w:val="0"/>
        </w:rPr>
        <w:t xml:space="preserve">6.2 Flujo de caja </w:t>
      </w:r>
    </w:p>
    <w:p w:rsidR="00000000" w:rsidDel="00000000" w:rsidP="00000000" w:rsidRDefault="00000000" w:rsidRPr="00000000" w14:paraId="000000A1">
      <w:pPr>
        <w:jc w:val="both"/>
        <w:rPr>
          <w:b w:val="1"/>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bookmarkStart w:colFirst="0" w:colLast="0" w:name="_heading=h.30j0zll" w:id="1"/>
      <w:bookmarkEnd w:id="1"/>
      <w:r w:rsidDel="00000000" w:rsidR="00000000" w:rsidRPr="00000000">
        <w:rPr>
          <w:color w:val="000000"/>
          <w:sz w:val="20"/>
          <w:szCs w:val="20"/>
          <w:rtl w:val="0"/>
        </w:rPr>
        <w:t xml:space="preserve">Una vez identificados y estudiados, las inversiones iniciales y los diversos costos, se tienen los elementos requeridos para el flujo de caja, ya que este es un esquema mediante el cual se presentan</w:t>
      </w:r>
      <w:r w:rsidDel="00000000" w:rsidR="00000000" w:rsidRPr="00000000">
        <w:rPr>
          <w:sz w:val="20"/>
          <w:szCs w:val="20"/>
          <w:rtl w:val="0"/>
        </w:rPr>
        <w:t xml:space="preserve">     </w:t>
      </w:r>
      <w:r w:rsidDel="00000000" w:rsidR="00000000" w:rsidRPr="00000000">
        <w:rPr>
          <w:color w:val="000000"/>
          <w:sz w:val="20"/>
          <w:szCs w:val="20"/>
          <w:rtl w:val="0"/>
        </w:rPr>
        <w:t xml:space="preserve">las salidas (egresos) y las entradas (ingresos) que se realizan en el proyecto año a año, siendo categorizados de acuerdo con  la magnitud y el momento en el cual se reciben, lo que permite obtener elementos importantes para la toma de decisiones enfocadas al empleo de los recursos existentes en búsqueda de la eficiencia y rentabilidad.</w:t>
      </w:r>
    </w:p>
    <w:p w:rsidR="00000000" w:rsidDel="00000000" w:rsidP="00000000" w:rsidRDefault="00000000" w:rsidRPr="00000000" w14:paraId="000000A3">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Específicamente, los egresos del flujo de caja hacen referencia a la inversión inicial, costos y gastos, </w:t>
      </w:r>
      <w:r w:rsidDel="00000000" w:rsidR="00000000" w:rsidRPr="00000000">
        <w:rPr>
          <w:sz w:val="20"/>
          <w:szCs w:val="20"/>
          <w:rtl w:val="0"/>
        </w:rPr>
        <w:t xml:space="preserve">mientras</w:t>
      </w:r>
      <w:r w:rsidDel="00000000" w:rsidR="00000000" w:rsidRPr="00000000">
        <w:rPr>
          <w:color w:val="000000"/>
          <w:sz w:val="20"/>
          <w:szCs w:val="20"/>
          <w:rtl w:val="0"/>
        </w:rPr>
        <w:t xml:space="preserve"> que los ingresos como lo indica Mendieta (2005), es el dinero percibido por la venta del producto o productos, incluyendo los ingresos operativos (por venta del producto o prestación del servicio) como los ingresos financieros (por ejemplo, por inversión de reserva).</w:t>
      </w:r>
    </w:p>
    <w:p w:rsidR="00000000" w:rsidDel="00000000" w:rsidP="00000000" w:rsidRDefault="00000000" w:rsidRPr="00000000" w14:paraId="000000A5">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estructura de los flujos de caja puede variar, pero siempre se debe </w:t>
      </w:r>
      <w:r w:rsidDel="00000000" w:rsidR="00000000" w:rsidRPr="00000000">
        <w:rPr>
          <w:sz w:val="20"/>
          <w:szCs w:val="20"/>
          <w:rtl w:val="0"/>
        </w:rPr>
        <w:t xml:space="preserve">comprender</w:t>
      </w:r>
      <w:r w:rsidDel="00000000" w:rsidR="00000000" w:rsidRPr="00000000">
        <w:rPr>
          <w:color w:val="000000"/>
          <w:sz w:val="20"/>
          <w:szCs w:val="20"/>
          <w:rtl w:val="0"/>
        </w:rPr>
        <w:t xml:space="preserve"> y tener en cuenta los ingresos y egresos que están sujetos a impuestos, los gastos no erogables, además de los ingresos y egresos no sujetos a impuestos. Así:</w:t>
      </w:r>
    </w:p>
    <w:p w:rsidR="00000000" w:rsidDel="00000000" w:rsidP="00000000" w:rsidRDefault="00000000" w:rsidRPr="00000000" w14:paraId="000000A7">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2409.4488188976375" w:firstLine="0"/>
        <w:jc w:val="both"/>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2409.4488188976375" w:firstLine="0"/>
        <w:jc w:val="both"/>
        <w:rPr>
          <w:i w:val="1"/>
          <w:color w:val="000000"/>
          <w:sz w:val="20"/>
          <w:szCs w:val="20"/>
        </w:rPr>
      </w:pPr>
      <w:r w:rsidDel="00000000" w:rsidR="00000000" w:rsidRPr="00000000">
        <w:rPr>
          <w:i w:val="1"/>
          <w:color w:val="000000"/>
          <w:sz w:val="20"/>
          <w:szCs w:val="20"/>
          <w:rtl w:val="0"/>
        </w:rPr>
        <w:t xml:space="preserve">Flujo de caja </w:t>
      </w:r>
    </w:p>
    <w:p w:rsidR="00000000" w:rsidDel="00000000" w:rsidP="00000000" w:rsidRDefault="00000000" w:rsidRPr="00000000" w14:paraId="000000AA">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color w:val="000000"/>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12700</wp:posOffset>
                </wp:positionV>
                <wp:extent cx="2600325" cy="2095500"/>
                <wp:effectExtent b="0" l="0" r="0" t="0"/>
                <wp:wrapNone/>
                <wp:docPr id="77" name=""/>
                <a:graphic>
                  <a:graphicData uri="http://schemas.microsoft.com/office/word/2010/wordprocessingGroup">
                    <wpg:wgp>
                      <wpg:cNvGrpSpPr/>
                      <wpg:grpSpPr>
                        <a:xfrm>
                          <a:off x="4045825" y="2732225"/>
                          <a:ext cx="2600325" cy="2095500"/>
                          <a:chOff x="4045825" y="2732225"/>
                          <a:chExt cx="2600350" cy="2095525"/>
                        </a:xfrm>
                      </wpg:grpSpPr>
                      <wpg:grpSp>
                        <wpg:cNvGrpSpPr/>
                        <wpg:grpSpPr>
                          <a:xfrm>
                            <a:off x="4045838" y="2732250"/>
                            <a:ext cx="2600325" cy="2095500"/>
                            <a:chOff x="4045838" y="2732250"/>
                            <a:chExt cx="2600325" cy="2095500"/>
                          </a:xfrm>
                        </wpg:grpSpPr>
                        <wps:wsp>
                          <wps:cNvSpPr/>
                          <wps:cNvPr id="3" name="Shape 3"/>
                          <wps:spPr>
                            <a:xfrm>
                              <a:off x="4045838" y="2732250"/>
                              <a:ext cx="2600325" cy="209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45838" y="2732250"/>
                              <a:ext cx="2600325" cy="2095500"/>
                              <a:chOff x="4045838" y="2732250"/>
                              <a:chExt cx="2600325" cy="2095500"/>
                            </a:xfrm>
                          </wpg:grpSpPr>
                          <wps:wsp>
                            <wps:cNvSpPr/>
                            <wps:cNvPr id="5" name="Shape 5"/>
                            <wps:spPr>
                              <a:xfrm>
                                <a:off x="4045838" y="2732250"/>
                                <a:ext cx="2600325" cy="209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45838" y="2732250"/>
                                <a:ext cx="2600325" cy="2095500"/>
                                <a:chOff x="4045838" y="2732250"/>
                                <a:chExt cx="2600325" cy="2095500"/>
                              </a:xfrm>
                            </wpg:grpSpPr>
                            <wps:wsp>
                              <wps:cNvSpPr/>
                              <wps:cNvPr id="7" name="Shape 7"/>
                              <wps:spPr>
                                <a:xfrm>
                                  <a:off x="4045838" y="2732250"/>
                                  <a:ext cx="2600325" cy="209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45838" y="2732250"/>
                                  <a:ext cx="2600325" cy="2095500"/>
                                  <a:chOff x="4045838" y="2732250"/>
                                  <a:chExt cx="2600325" cy="2095500"/>
                                </a:xfrm>
                              </wpg:grpSpPr>
                              <wps:wsp>
                                <wps:cNvSpPr/>
                                <wps:cNvPr id="9" name="Shape 9"/>
                                <wps:spPr>
                                  <a:xfrm>
                                    <a:off x="4045838" y="2732250"/>
                                    <a:ext cx="2600325" cy="209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45838" y="2732250"/>
                                    <a:ext cx="2600325" cy="2095500"/>
                                    <a:chOff x="0" y="1"/>
                                    <a:chExt cx="2600325" cy="2095500"/>
                                  </a:xfrm>
                                </wpg:grpSpPr>
                                <wps:wsp>
                                  <wps:cNvSpPr/>
                                  <wps:cNvPr id="11" name="Shape 11"/>
                                  <wps:spPr>
                                    <a:xfrm>
                                      <a:off x="0" y="1"/>
                                      <a:ext cx="2600325" cy="209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1"/>
                                      <a:ext cx="2600325" cy="209550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Ingresos sujetos a impuestos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Egresos sujetos a impuestos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Gastos no erogables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UTILIDAD ANTES DE IMPUESTOS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Impuestos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UTILIDAD DESPUÉS DE IMPUESTOS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Ajuste por gastos no erogables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Ingresos no sujetos a impuestos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Egresos no sujetos a impuestos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 </w:t>
                                        </w:r>
                                        <w:r w:rsidDel="00000000" w:rsidR="00000000" w:rsidRPr="00000000">
                                          <w:rPr>
                                            <w:rFonts w:ascii="Arial" w:cs="Arial" w:eastAsia="Arial" w:hAnsi="Arial"/>
                                            <w:b w:val="1"/>
                                            <w:i w:val="0"/>
                                            <w:smallCaps w:val="0"/>
                                            <w:strike w:val="0"/>
                                            <w:color w:val="000000"/>
                                            <w:sz w:val="20"/>
                                            <w:vertAlign w:val="baseline"/>
                                          </w:rPr>
                                          <w:t xml:space="preserve">FLUJO DE CAJA</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wpg:grpSp>
                                  <wpg:cNvGrpSpPr/>
                                  <wpg:grpSpPr>
                                    <a:xfrm>
                                      <a:off x="93122" y="81931"/>
                                      <a:ext cx="2136517" cy="1754729"/>
                                      <a:chOff x="0" y="0"/>
                                      <a:chExt cx="2136517" cy="1754729"/>
                                    </a:xfrm>
                                  </wpg:grpSpPr>
                                  <wps:wsp>
                                    <wps:cNvSpPr/>
                                    <wps:cNvPr id="14" name="Shape 14"/>
                                    <wps:spPr>
                                      <a:xfrm>
                                        <a:off x="18340" y="1572034"/>
                                        <a:ext cx="73660" cy="45085"/>
                                      </a:xfrm>
                                      <a:prstGeom prst="mathMinus">
                                        <a:avLst>
                                          <a:gd fmla="val 23520" name="adj1"/>
                                        </a:avLst>
                                      </a:prstGeom>
                                      <a:gradFill>
                                        <a:gsLst>
                                          <a:gs pos="0">
                                            <a:schemeClr val="dk1"/>
                                          </a:gs>
                                          <a:gs pos="100000">
                                            <a:srgbClr val="BABABA"/>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134115" cy="1478320"/>
                                        <a:chOff x="0" y="0"/>
                                        <a:chExt cx="2134115" cy="1478320"/>
                                      </a:xfrm>
                                    </wpg:grpSpPr>
                                    <wpg:grpSp>
                                      <wpg:cNvGrpSpPr/>
                                      <wpg:grpSpPr>
                                        <a:xfrm>
                                          <a:off x="4039" y="0"/>
                                          <a:ext cx="2130076" cy="854683"/>
                                          <a:chOff x="0" y="0"/>
                                          <a:chExt cx="2130076" cy="854683"/>
                                        </a:xfrm>
                                      </wpg:grpSpPr>
                                      <wps:wsp>
                                        <wps:cNvSpPr/>
                                        <wps:cNvPr id="17" name="Shape 17"/>
                                        <wps:spPr>
                                          <a:xfrm>
                                            <a:off x="1419" y="0"/>
                                            <a:ext cx="99324" cy="105711"/>
                                          </a:xfrm>
                                          <a:prstGeom prst="mathPlus">
                                            <a:avLst>
                                              <a:gd fmla="val 23520" name="adj1"/>
                                            </a:avLst>
                                          </a:prstGeom>
                                          <a:gradFill>
                                            <a:gsLst>
                                              <a:gs pos="0">
                                                <a:schemeClr val="dk1"/>
                                              </a:gs>
                                              <a:gs pos="100000">
                                                <a:srgbClr val="BABABA"/>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1899" y="201744"/>
                                            <a:ext cx="73997" cy="45719"/>
                                          </a:xfrm>
                                          <a:prstGeom prst="mathMinus">
                                            <a:avLst>
                                              <a:gd fmla="val 23520" name="adj1"/>
                                            </a:avLst>
                                          </a:prstGeom>
                                          <a:gradFill>
                                            <a:gsLst>
                                              <a:gs pos="0">
                                                <a:schemeClr val="dk1"/>
                                              </a:gs>
                                              <a:gs pos="100000">
                                                <a:srgbClr val="BABABA"/>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1899" y="364188"/>
                                            <a:ext cx="73660" cy="45085"/>
                                          </a:xfrm>
                                          <a:prstGeom prst="mathMinus">
                                            <a:avLst>
                                              <a:gd fmla="val 23520" name="adj1"/>
                                            </a:avLst>
                                          </a:prstGeom>
                                          <a:gradFill>
                                            <a:gsLst>
                                              <a:gs pos="0">
                                                <a:schemeClr val="dk1"/>
                                              </a:gs>
                                              <a:gs pos="100000">
                                                <a:srgbClr val="BABABA"/>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515442"/>
                                            <a:ext cx="2130076"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1899" y="809598"/>
                                            <a:ext cx="73660" cy="45085"/>
                                          </a:xfrm>
                                          <a:prstGeom prst="mathMinus">
                                            <a:avLst>
                                              <a:gd fmla="val 23520" name="adj1"/>
                                            </a:avLst>
                                          </a:prstGeom>
                                          <a:gradFill>
                                            <a:gsLst>
                                              <a:gs pos="0">
                                                <a:schemeClr val="dk1"/>
                                              </a:gs>
                                              <a:gs pos="100000">
                                                <a:srgbClr val="BABABA"/>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0" y="934651"/>
                                          <a:ext cx="2130076"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6659" y="1215707"/>
                                          <a:ext cx="99324" cy="105711"/>
                                        </a:xfrm>
                                        <a:prstGeom prst="mathPlus">
                                          <a:avLst>
                                            <a:gd fmla="val 23520" name="adj1"/>
                                          </a:avLst>
                                        </a:prstGeom>
                                        <a:gradFill>
                                          <a:gsLst>
                                            <a:gs pos="0">
                                              <a:schemeClr val="dk1"/>
                                            </a:gs>
                                            <a:gs pos="100000">
                                              <a:srgbClr val="BABABA"/>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039" y="1372910"/>
                                          <a:ext cx="99060" cy="105410"/>
                                        </a:xfrm>
                                        <a:prstGeom prst="mathPlus">
                                          <a:avLst>
                                            <a:gd fmla="val 23520" name="adj1"/>
                                          </a:avLst>
                                        </a:prstGeom>
                                        <a:gradFill>
                                          <a:gsLst>
                                            <a:gs pos="0">
                                              <a:schemeClr val="dk1"/>
                                            </a:gs>
                                            <a:gs pos="100000">
                                              <a:srgbClr val="BABABA"/>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6441" y="1754729"/>
                                        <a:ext cx="2130076"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12700</wp:posOffset>
                </wp:positionV>
                <wp:extent cx="2600325" cy="2095500"/>
                <wp:effectExtent b="0" l="0" r="0" t="0"/>
                <wp:wrapNone/>
                <wp:docPr id="77" name="image2.png"/>
                <a:graphic>
                  <a:graphicData uri="http://schemas.openxmlformats.org/drawingml/2006/picture">
                    <pic:pic>
                      <pic:nvPicPr>
                        <pic:cNvPr id="0" name="image2.png"/>
                        <pic:cNvPicPr preferRelativeResize="0"/>
                      </pic:nvPicPr>
                      <pic:blipFill>
                        <a:blip r:embed="rId13"/>
                        <a:srcRect/>
                        <a:stretch>
                          <a:fillRect/>
                        </a:stretch>
                      </pic:blipFill>
                      <pic:spPr>
                        <a:xfrm>
                          <a:off x="0" y="0"/>
                          <a:ext cx="2600325" cy="2095500"/>
                        </a:xfrm>
                        <a:prstGeom prst="rect"/>
                        <a:ln/>
                      </pic:spPr>
                    </pic:pic>
                  </a:graphicData>
                </a:graphic>
              </wp:anchor>
            </w:drawing>
          </mc:Fallback>
        </mc:AlternateContent>
      </w:r>
    </w:p>
    <w:p w:rsidR="00000000" w:rsidDel="00000000" w:rsidP="00000000" w:rsidRDefault="00000000" w:rsidRPr="00000000" w14:paraId="000000AB">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conclusión, el flujo de caja es un elemento de gran importancia, porque mediante este se estima la rentabilidad del proyecto, a través de   las evaluaciones financieras como valor presente neto (VPN), la tasa interna de retorno (TIR) y relación Beneficio / Costo (B/C) que se realizan sobre los resultados obtenidos del flujo de caja.</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ind w:firstLine="425"/>
        <w:jc w:val="both"/>
        <w:rPr>
          <w:color w:val="000000"/>
          <w:sz w:val="20"/>
          <w:szCs w:val="20"/>
        </w:rPr>
      </w:pPr>
      <w:r w:rsidDel="00000000" w:rsidR="00000000" w:rsidRPr="00000000">
        <w:rPr>
          <w:rtl w:val="0"/>
        </w:rPr>
      </w:r>
    </w:p>
    <w:p w:rsidR="00000000" w:rsidDel="00000000" w:rsidP="00000000" w:rsidRDefault="00000000" w:rsidRPr="00000000" w14:paraId="000000BD">
      <w:pPr>
        <w:jc w:val="both"/>
        <w:rPr>
          <w:b w:val="1"/>
          <w:sz w:val="20"/>
          <w:szCs w:val="20"/>
        </w:rPr>
      </w:pPr>
      <w:r w:rsidDel="00000000" w:rsidR="00000000" w:rsidRPr="00000000">
        <w:rPr>
          <w:b w:val="1"/>
          <w:sz w:val="20"/>
          <w:szCs w:val="20"/>
          <w:rtl w:val="0"/>
        </w:rPr>
        <w:t xml:space="preserve">6.3 Punto de equilibrio</w:t>
      </w:r>
    </w:p>
    <w:p w:rsidR="00000000" w:rsidDel="00000000" w:rsidP="00000000" w:rsidRDefault="00000000" w:rsidRPr="00000000" w14:paraId="000000BE">
      <w:pPr>
        <w:jc w:val="both"/>
        <w:rPr>
          <w:b w:val="1"/>
          <w:sz w:val="20"/>
          <w:szCs w:val="20"/>
        </w:rPr>
      </w:pPr>
      <w:r w:rsidDel="00000000" w:rsidR="00000000" w:rsidRPr="00000000">
        <w:rPr>
          <w:rtl w:val="0"/>
        </w:rPr>
      </w:r>
    </w:p>
    <w:p w:rsidR="00000000" w:rsidDel="00000000" w:rsidP="00000000" w:rsidRDefault="00000000" w:rsidRPr="00000000" w14:paraId="000000BF">
      <w:pPr>
        <w:jc w:val="both"/>
        <w:rPr>
          <w:sz w:val="20"/>
          <w:szCs w:val="20"/>
        </w:rPr>
      </w:pPr>
      <w:r w:rsidDel="00000000" w:rsidR="00000000" w:rsidRPr="00000000">
        <w:rPr>
          <w:sz w:val="20"/>
          <w:szCs w:val="20"/>
          <w:rtl w:val="0"/>
        </w:rPr>
        <w:t xml:space="preserve">El comportamiento de</w:t>
      </w:r>
      <w:r w:rsidDel="00000000" w:rsidR="00000000" w:rsidRPr="00000000">
        <w:rPr>
          <w:b w:val="1"/>
          <w:sz w:val="20"/>
          <w:szCs w:val="20"/>
          <w:rtl w:val="0"/>
        </w:rPr>
        <w:t xml:space="preserve"> </w:t>
      </w:r>
      <w:r w:rsidDel="00000000" w:rsidR="00000000" w:rsidRPr="00000000">
        <w:rPr>
          <w:sz w:val="20"/>
          <w:szCs w:val="20"/>
          <w:rtl w:val="0"/>
        </w:rPr>
        <w:t xml:space="preserve">los costos ya sean fijos o variables y los ingresos se pueden analizar por medio del punto de equilibrio, ya que este indica el momento en que la empresa alcanza un nivel de producción donde los ingresos obtenidos por las ventas son iguales a los costos. Teniendo presente, que esta técnica no permite evaluar la rentabilidad, a pesar de que muestre que hay ganancias, no se puede establecer que son suficientes para hacerlo rentable, sino que es un punto de referencia que permite establecer cuánto es la producción mínima a la cual se debe operar para no caer en pérdidas.</w:t>
      </w:r>
    </w:p>
    <w:p w:rsidR="00000000" w:rsidDel="00000000" w:rsidP="00000000" w:rsidRDefault="00000000" w:rsidRPr="00000000" w14:paraId="000000C0">
      <w:pPr>
        <w:ind w:firstLine="426"/>
        <w:jc w:val="both"/>
        <w:rPr>
          <w:sz w:val="20"/>
          <w:szCs w:val="20"/>
        </w:rPr>
      </w:pPr>
      <w:r w:rsidDel="00000000" w:rsidR="00000000" w:rsidRPr="00000000">
        <w:rPr>
          <w:rtl w:val="0"/>
        </w:rPr>
      </w:r>
    </w:p>
    <w:p w:rsidR="00000000" w:rsidDel="00000000" w:rsidP="00000000" w:rsidRDefault="00000000" w:rsidRPr="00000000" w14:paraId="000000C1">
      <w:pPr>
        <w:jc w:val="both"/>
        <w:rPr>
          <w:sz w:val="20"/>
          <w:szCs w:val="20"/>
        </w:rPr>
      </w:pPr>
      <w:r w:rsidDel="00000000" w:rsidR="00000000" w:rsidRPr="00000000">
        <w:rPr>
          <w:sz w:val="20"/>
          <w:szCs w:val="20"/>
          <w:rtl w:val="0"/>
        </w:rPr>
        <w:t xml:space="preserve">El cálculo del punto de equilibrio se puede hallar de manera matemática, teniendo los ingresos (producto de volumen vendido X precio), se igualan a los costos totales (costos fijos + costos variables); pero como los costos variables son un porcentaje constante de las ventas, se tiene que:</w:t>
      </w:r>
    </w:p>
    <w:p w:rsidR="00000000" w:rsidDel="00000000" w:rsidP="00000000" w:rsidRDefault="00000000" w:rsidRPr="00000000" w14:paraId="000000C2">
      <w:pPr>
        <w:ind w:firstLine="426"/>
        <w:jc w:val="both"/>
        <w:rPr>
          <w:sz w:val="20"/>
          <w:szCs w:val="20"/>
        </w:rPr>
      </w:pPr>
      <w:r w:rsidDel="00000000" w:rsidR="00000000" w:rsidRPr="00000000">
        <w:rPr>
          <w:rtl w:val="0"/>
        </w:rPr>
      </w:r>
    </w:p>
    <w:p w:rsidR="00000000" w:rsidDel="00000000" w:rsidP="00000000" w:rsidRDefault="00000000" w:rsidRPr="00000000" w14:paraId="000000C3">
      <w:pPr>
        <w:jc w:val="center"/>
        <w:rPr>
          <w:sz w:val="20"/>
          <w:szCs w:val="20"/>
        </w:rPr>
      </w:pPr>
      <m:oMath>
        <m:r>
          <w:rPr>
            <w:sz w:val="20"/>
            <w:szCs w:val="20"/>
          </w:rPr>
          <m:t xml:space="preserve">Punto de equilibrio=</m:t>
        </m:r>
        <m:f>
          <m:fPr>
            <m:ctrlPr>
              <w:rPr>
                <w:sz w:val="20"/>
                <w:szCs w:val="20"/>
              </w:rPr>
            </m:ctrlPr>
          </m:fPr>
          <m:num>
            <m:r>
              <w:rPr>
                <w:sz w:val="20"/>
                <w:szCs w:val="20"/>
              </w:rPr>
              <m:t xml:space="preserve">Costos fijos totales</m:t>
            </m:r>
          </m:num>
          <m:den>
            <m:d>
              <m:dPr>
                <m:begChr m:val="("/>
                <m:endChr m:val=")"/>
                <m:ctrlPr>
                  <w:rPr>
                    <w:sz w:val="20"/>
                    <w:szCs w:val="20"/>
                  </w:rPr>
                </m:ctrlPr>
              </m:dPr>
              <m:e>
                <m:f>
                  <m:fPr>
                    <m:ctrlPr>
                      <w:rPr>
                        <w:sz w:val="20"/>
                        <w:szCs w:val="20"/>
                      </w:rPr>
                    </m:ctrlPr>
                  </m:fPr>
                  <m:num>
                    <m:r>
                      <w:rPr>
                        <w:sz w:val="20"/>
                        <w:szCs w:val="20"/>
                      </w:rPr>
                      <m:t xml:space="preserve">Costos variables totales</m:t>
                    </m:r>
                  </m:num>
                  <m:den>
                    <m:r>
                      <w:rPr>
                        <w:sz w:val="20"/>
                        <w:szCs w:val="20"/>
                      </w:rPr>
                      <m:t xml:space="preserve">Volumen total de ventas</m:t>
                    </m:r>
                  </m:den>
                </m:f>
              </m:e>
            </m:d>
          </m:den>
        </m:f>
      </m:oMath>
      <w:r w:rsidDel="00000000" w:rsidR="00000000" w:rsidRPr="00000000">
        <w:rPr>
          <w:rtl w:val="0"/>
        </w:rPr>
      </w:r>
    </w:p>
    <w:p w:rsidR="00000000" w:rsidDel="00000000" w:rsidP="00000000" w:rsidRDefault="00000000" w:rsidRPr="00000000" w14:paraId="000000C4">
      <w:pPr>
        <w:ind w:firstLine="426"/>
        <w:jc w:val="both"/>
        <w:rPr>
          <w:sz w:val="20"/>
          <w:szCs w:val="20"/>
        </w:rPr>
      </w:pPr>
      <w:r w:rsidDel="00000000" w:rsidR="00000000" w:rsidRPr="00000000">
        <w:rPr>
          <w:rtl w:val="0"/>
        </w:rPr>
      </w:r>
    </w:p>
    <w:p w:rsidR="00000000" w:rsidDel="00000000" w:rsidP="00000000" w:rsidRDefault="00000000" w:rsidRPr="00000000" w14:paraId="000000C5">
      <w:pPr>
        <w:ind w:firstLine="426"/>
        <w:jc w:val="both"/>
        <w:rPr>
          <w:sz w:val="20"/>
          <w:szCs w:val="20"/>
        </w:rPr>
      </w:pPr>
      <w:r w:rsidDel="00000000" w:rsidR="00000000" w:rsidRPr="00000000">
        <w:rPr>
          <w:sz w:val="20"/>
          <w:szCs w:val="20"/>
          <w:rtl w:val="0"/>
        </w:rPr>
        <w:t xml:space="preserve">También se puede realizar de forma gráfica, como se observa en la siguiente figura:  </w:t>
      </w:r>
    </w:p>
    <w:p w:rsidR="00000000" w:rsidDel="00000000" w:rsidP="00000000" w:rsidRDefault="00000000" w:rsidRPr="00000000" w14:paraId="000000C6">
      <w:pPr>
        <w:jc w:val="both"/>
        <w:rPr>
          <w:sz w:val="20"/>
          <w:szCs w:val="20"/>
        </w:rPr>
      </w:pPr>
      <w:r w:rsidDel="00000000" w:rsidR="00000000" w:rsidRPr="00000000">
        <w:rPr>
          <w:rtl w:val="0"/>
        </w:rPr>
      </w:r>
    </w:p>
    <w:p w:rsidR="00000000" w:rsidDel="00000000" w:rsidP="00000000" w:rsidRDefault="00000000" w:rsidRPr="00000000" w14:paraId="000000C7">
      <w:pPr>
        <w:ind w:firstLine="426"/>
        <w:jc w:val="both"/>
        <w:rPr>
          <w:sz w:val="20"/>
          <w:szCs w:val="20"/>
        </w:rPr>
      </w:pPr>
      <w:r w:rsidDel="00000000" w:rsidR="00000000" w:rsidRPr="00000000">
        <w:rPr>
          <w:rtl w:val="0"/>
        </w:rPr>
      </w:r>
    </w:p>
    <w:p w:rsidR="00000000" w:rsidDel="00000000" w:rsidP="00000000" w:rsidRDefault="00000000" w:rsidRPr="00000000" w14:paraId="000000C8">
      <w:pPr>
        <w:ind w:left="141.73228346456688" w:firstLine="0"/>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C9">
      <w:pPr>
        <w:ind w:left="141.73228346456688" w:firstLine="0"/>
        <w:jc w:val="both"/>
        <w:rPr>
          <w:i w:val="1"/>
          <w:sz w:val="20"/>
          <w:szCs w:val="20"/>
        </w:rPr>
      </w:pPr>
      <w:r w:rsidDel="00000000" w:rsidR="00000000" w:rsidRPr="00000000">
        <w:rPr>
          <w:i w:val="1"/>
          <w:sz w:val="20"/>
          <w:szCs w:val="20"/>
          <w:rtl w:val="0"/>
        </w:rPr>
        <w:t xml:space="preserve">Gráfica del punto de equilibrio</w:t>
      </w:r>
    </w:p>
    <w:p w:rsidR="00000000" w:rsidDel="00000000" w:rsidP="00000000" w:rsidRDefault="00000000" w:rsidRPr="00000000" w14:paraId="000000CA">
      <w:pPr>
        <w:jc w:val="both"/>
        <w:rPr>
          <w:sz w:val="20"/>
          <w:szCs w:val="20"/>
        </w:rPr>
      </w:pPr>
      <w:r w:rsidDel="00000000" w:rsidR="00000000" w:rsidRPr="00000000">
        <w:rPr>
          <w:sz w:val="20"/>
          <w:szCs w:val="20"/>
        </w:rPr>
        <w:drawing>
          <wp:inline distB="0" distT="0" distL="0" distR="0">
            <wp:extent cx="4606635" cy="2615560"/>
            <wp:effectExtent b="0" l="0" r="0" t="0"/>
            <wp:docPr id="8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606635" cy="261556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141.73228346456688" w:firstLine="0"/>
        <w:jc w:val="left"/>
        <w:rPr>
          <w:sz w:val="20"/>
          <w:szCs w:val="20"/>
        </w:rPr>
      </w:pPr>
      <w:r w:rsidDel="00000000" w:rsidR="00000000" w:rsidRPr="00000000">
        <w:rPr>
          <w:b w:val="1"/>
          <w:sz w:val="20"/>
          <w:szCs w:val="20"/>
          <w:rtl w:val="0"/>
        </w:rPr>
        <w:t xml:space="preserve">Nota: </w:t>
      </w:r>
      <w:r w:rsidDel="00000000" w:rsidR="00000000" w:rsidRPr="00000000">
        <w:rPr>
          <w:sz w:val="20"/>
          <w:szCs w:val="20"/>
          <w:highlight w:val="white"/>
          <w:rtl w:val="0"/>
        </w:rPr>
        <w:t xml:space="preserve">Baca, G. (2001).</w:t>
      </w:r>
      <w:r w:rsidDel="00000000" w:rsidR="00000000" w:rsidRPr="00000000">
        <w:rPr>
          <w:sz w:val="20"/>
          <w:szCs w:val="20"/>
          <w:rtl w:val="0"/>
        </w:rPr>
        <w:t xml:space="preserve"> Gráfica punto de equilibrio.</w:t>
      </w:r>
    </w:p>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rtl w:val="0"/>
        </w:rPr>
      </w:r>
    </w:p>
    <w:p w:rsidR="00000000" w:rsidDel="00000000" w:rsidP="00000000" w:rsidRDefault="00000000" w:rsidRPr="00000000" w14:paraId="000000CE">
      <w:pPr>
        <w:jc w:val="both"/>
        <w:rPr>
          <w:sz w:val="20"/>
          <w:szCs w:val="20"/>
        </w:rPr>
      </w:pPr>
      <w:r w:rsidDel="00000000" w:rsidR="00000000" w:rsidRPr="00000000">
        <w:rPr>
          <w:sz w:val="20"/>
          <w:szCs w:val="20"/>
          <w:rtl w:val="0"/>
        </w:rPr>
        <w:t xml:space="preserve">El punto de equilibrio permite conocer la solvencia del negocio; si el negocio logra llegar al punto de equilibrio a principios de mes, obtendrá utilidades bastante mayores que si lo alcanza en los últimos días del mes. Puede también darse el caso que termine el mes y que no alcance a cubrir plenamente los costos totales; en ese caso estaría con problemas de liquidez.</w:t>
      </w:r>
    </w:p>
    <w:p w:rsidR="00000000" w:rsidDel="00000000" w:rsidP="00000000" w:rsidRDefault="00000000" w:rsidRPr="00000000" w14:paraId="000000CF">
      <w:pPr>
        <w:jc w:val="both"/>
        <w:rPr>
          <w:sz w:val="20"/>
          <w:szCs w:val="20"/>
        </w:rPr>
      </w:pPr>
      <w:r w:rsidDel="00000000" w:rsidR="00000000" w:rsidRPr="00000000">
        <w:rPr>
          <w:rtl w:val="0"/>
        </w:rPr>
      </w:r>
    </w:p>
    <w:p w:rsidR="00000000" w:rsidDel="00000000" w:rsidP="00000000" w:rsidRDefault="00000000" w:rsidRPr="00000000" w14:paraId="000000D0">
      <w:pPr>
        <w:jc w:val="both"/>
        <w:rPr>
          <w:sz w:val="20"/>
          <w:szCs w:val="20"/>
        </w:rPr>
      </w:pPr>
      <w:r w:rsidDel="00000000" w:rsidR="00000000" w:rsidRPr="00000000">
        <w:rPr>
          <w:sz w:val="20"/>
          <w:szCs w:val="20"/>
          <w:rtl w:val="0"/>
        </w:rPr>
        <w:t xml:space="preserve">La determinación del punto de equilibrio permite comprobar la viabilidad del negocio. Si hay constancia en el ritmo de los ingresos también lo habrá en el rango o momento en que se alcanzará el punto de equilibrio</w:t>
      </w:r>
    </w:p>
    <w:p w:rsidR="00000000" w:rsidDel="00000000" w:rsidP="00000000" w:rsidRDefault="00000000" w:rsidRPr="00000000" w14:paraId="000000D1">
      <w:pPr>
        <w:jc w:val="both"/>
        <w:rPr>
          <w:sz w:val="20"/>
          <w:szCs w:val="20"/>
        </w:rPr>
      </w:pPr>
      <w:r w:rsidDel="00000000" w:rsidR="00000000" w:rsidRPr="00000000">
        <w:rPr>
          <w:rtl w:val="0"/>
        </w:rPr>
      </w:r>
    </w:p>
    <w:p w:rsidR="00000000" w:rsidDel="00000000" w:rsidP="00000000" w:rsidRDefault="00000000" w:rsidRPr="00000000" w14:paraId="000000D2">
      <w:pPr>
        <w:jc w:val="both"/>
        <w:rPr>
          <w:sz w:val="20"/>
          <w:szCs w:val="20"/>
        </w:rPr>
      </w:pPr>
      <w:r w:rsidDel="00000000" w:rsidR="00000000" w:rsidRPr="00000000">
        <w:rPr>
          <w:rtl w:val="0"/>
        </w:rPr>
      </w:r>
    </w:p>
    <w:p w:rsidR="00000000" w:rsidDel="00000000" w:rsidP="00000000" w:rsidRDefault="00000000" w:rsidRPr="00000000" w14:paraId="000000D3">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sz w:val="20"/>
          <w:szCs w:val="20"/>
          <w:rtl w:val="0"/>
        </w:rPr>
        <w:t xml:space="preserve">SÍNTESIS</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D5">
      <w:pPr>
        <w:jc w:val="both"/>
        <w:rPr>
          <w:sz w:val="20"/>
          <w:szCs w:val="20"/>
        </w:rPr>
      </w:pPr>
      <w:r w:rsidDel="00000000" w:rsidR="00000000" w:rsidRPr="00000000">
        <w:rPr>
          <w:sz w:val="20"/>
          <w:szCs w:val="20"/>
          <w:rtl w:val="0"/>
        </w:rPr>
        <w:t xml:space="preserve">En este componente formativo se establecen los estudios requeridos para llevar a cabo el proceso de formulación y evaluación de proyectos, específicamente proyectos agroecológicos. Como son el estudio de mercado que se encarga de identificar y detallar el producto o servicio (características, presentación, precio, usos, etc.) caracterizar y segmentar la población a la cual va dirigido, cuantificar la demanda y la oferta, para así aplicar estrategias de mercadeo basadas en las 4 P. El estudio técnico el cual permite determinar los recursos necesarios para el proyecto</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(localización, tamaño, proceso) El estudio ambiental que permite </w:t>
      </w:r>
      <w:r w:rsidDel="00000000" w:rsidR="00000000" w:rsidRPr="00000000">
        <w:rPr>
          <w:sz w:val="20"/>
          <w:szCs w:val="20"/>
          <w:rtl w:val="0"/>
        </w:rPr>
        <w:t xml:space="preserve">tipificación, jerarquización y análisis de los impactos ambientales ocasionados sobre el medio ambiente y sobre el entorno, producto de la producción de bienes y servicios, para llevar a cabo una adecuada gestión ambiental y, por último, el estudio financiero que indica la viabilidad y rentabilidad del proyecto. </w:t>
      </w:r>
    </w:p>
    <w:p w:rsidR="00000000" w:rsidDel="00000000" w:rsidP="00000000" w:rsidRDefault="00000000" w:rsidRPr="00000000" w14:paraId="000000D6">
      <w:pPr>
        <w:ind w:firstLine="720"/>
        <w:jc w:val="both"/>
        <w:rPr>
          <w:sz w:val="20"/>
          <w:szCs w:val="20"/>
        </w:rPr>
      </w:pPr>
      <w:r w:rsidDel="00000000" w:rsidR="00000000" w:rsidRPr="00000000">
        <w:rPr>
          <w:rtl w:val="0"/>
        </w:rPr>
      </w:r>
    </w:p>
    <w:p w:rsidR="00000000" w:rsidDel="00000000" w:rsidP="00000000" w:rsidRDefault="00000000" w:rsidRPr="00000000" w14:paraId="000000D7">
      <w:pPr>
        <w:spacing w:line="240" w:lineRule="auto"/>
        <w:ind w:firstLine="284"/>
        <w:jc w:val="both"/>
        <w:rPr>
          <w:color w:val="000000"/>
          <w:sz w:val="20"/>
          <w:szCs w:val="20"/>
        </w:rPr>
      </w:pPr>
      <w:r w:rsidDel="00000000" w:rsidR="00000000" w:rsidRPr="00000000">
        <w:rPr>
          <w:color w:val="000000"/>
          <w:sz w:val="20"/>
          <w:szCs w:val="20"/>
          <w:rtl w:val="0"/>
        </w:rPr>
        <w:t xml:space="preserve">Así pues, un resumen de lo visto en el presente componente podrá ser visualizado en el siguiente mapa conceptual:</w:t>
      </w:r>
    </w:p>
    <w:p w:rsidR="00000000" w:rsidDel="00000000" w:rsidP="00000000" w:rsidRDefault="00000000" w:rsidRPr="00000000" w14:paraId="000000D8">
      <w:pPr>
        <w:spacing w:after="240" w:line="240" w:lineRule="auto"/>
        <w:jc w:val="both"/>
        <w:rPr>
          <w:sz w:val="20"/>
          <w:szCs w:val="20"/>
        </w:rPr>
      </w:pPr>
      <w:r w:rsidDel="00000000" w:rsidR="00000000" w:rsidRPr="00000000">
        <w:rPr>
          <w:rtl w:val="0"/>
        </w:rPr>
      </w:r>
    </w:p>
    <w:p w:rsidR="00000000" w:rsidDel="00000000" w:rsidP="00000000" w:rsidRDefault="00000000" w:rsidRPr="00000000" w14:paraId="000000D9">
      <w:pPr>
        <w:jc w:val="both"/>
        <w:rPr>
          <w:b w:val="1"/>
          <w:sz w:val="20"/>
          <w:szCs w:val="20"/>
        </w:rPr>
      </w:pPr>
      <w:sdt>
        <w:sdtPr>
          <w:tag w:val="goog_rdk_28"/>
        </w:sdtPr>
        <w:sdtContent>
          <w:commentRangeStart w:id="1"/>
        </w:sdtContent>
      </w:sdt>
      <w:r w:rsidDel="00000000" w:rsidR="00000000" w:rsidRPr="00000000">
        <w:rPr>
          <w:b w:val="1"/>
          <w:sz w:val="20"/>
          <w:szCs w:val="20"/>
        </w:rPr>
        <w:drawing>
          <wp:inline distB="0" distT="0" distL="0" distR="0">
            <wp:extent cx="5612130" cy="3117850"/>
            <wp:effectExtent b="0" l="0" r="0" t="0"/>
            <wp:docPr descr="Diagram&#10;&#10;Description automatically generated" id="81" name="image6.png"/>
            <a:graphic>
              <a:graphicData uri="http://schemas.openxmlformats.org/drawingml/2006/picture">
                <pic:pic>
                  <pic:nvPicPr>
                    <pic:cNvPr descr="Diagram&#10;&#10;Description automatically generated" id="0" name="image6.png"/>
                    <pic:cNvPicPr preferRelativeResize="0"/>
                  </pic:nvPicPr>
                  <pic:blipFill>
                    <a:blip r:embed="rId15"/>
                    <a:srcRect b="0" l="0" r="0" t="0"/>
                    <a:stretch>
                      <a:fillRect/>
                    </a:stretch>
                  </pic:blipFill>
                  <pic:spPr>
                    <a:xfrm>
                      <a:off x="0" y="0"/>
                      <a:ext cx="5612130" cy="311785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A">
      <w:pPr>
        <w:jc w:val="both"/>
        <w:rPr>
          <w:sz w:val="20"/>
          <w:szCs w:val="20"/>
        </w:rPr>
      </w:pPr>
      <w:r w:rsidDel="00000000" w:rsidR="00000000" w:rsidRPr="00000000">
        <w:rPr>
          <w:b w:val="1"/>
          <w:sz w:val="20"/>
          <w:szCs w:val="20"/>
          <w:rtl w:val="0"/>
        </w:rPr>
        <w:t xml:space="preserve">Nota: </w:t>
      </w:r>
      <w:r w:rsidDel="00000000" w:rsidR="00000000" w:rsidRPr="00000000">
        <w:rPr>
          <w:sz w:val="20"/>
          <w:szCs w:val="20"/>
          <w:rtl w:val="0"/>
        </w:rPr>
        <w:t xml:space="preserve">Sena (2022)</w:t>
      </w:r>
    </w:p>
    <w:p w:rsidR="00000000" w:rsidDel="00000000" w:rsidP="00000000" w:rsidRDefault="00000000" w:rsidRPr="00000000" w14:paraId="000000DB">
      <w:pPr>
        <w:jc w:val="both"/>
        <w:rPr>
          <w:sz w:val="20"/>
          <w:szCs w:val="20"/>
        </w:rPr>
      </w:pPr>
      <w:r w:rsidDel="00000000" w:rsidR="00000000" w:rsidRPr="00000000">
        <w:rPr>
          <w:rtl w:val="0"/>
        </w:rPr>
      </w:r>
    </w:p>
    <w:p w:rsidR="00000000" w:rsidDel="00000000" w:rsidP="00000000" w:rsidRDefault="00000000" w:rsidRPr="00000000" w14:paraId="000000DC">
      <w:pPr>
        <w:numPr>
          <w:ilvl w:val="0"/>
          <w:numId w:val="1"/>
        </w:numPr>
        <w:pBdr>
          <w:top w:space="0" w:sz="0" w:val="nil"/>
          <w:left w:space="0" w:sz="0" w:val="nil"/>
          <w:bottom w:space="0" w:sz="0" w:val="nil"/>
          <w:right w:space="0" w:sz="0" w:val="nil"/>
          <w:between w:space="0" w:sz="0" w:val="nil"/>
        </w:pBdr>
        <w:ind w:left="426" w:hanging="426"/>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720" w:firstLine="0"/>
        <w:jc w:val="both"/>
        <w:rPr>
          <w:color w:val="7f7f7f"/>
          <w:sz w:val="20"/>
          <w:szCs w:val="20"/>
        </w:rPr>
      </w:pPr>
      <w:r w:rsidDel="00000000" w:rsidR="00000000" w:rsidRPr="00000000">
        <w:rPr>
          <w:rtl w:val="0"/>
        </w:rPr>
      </w:r>
    </w:p>
    <w:tbl>
      <w:tblPr>
        <w:tblStyle w:val="Table9"/>
        <w:tblW w:w="8647.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4"/>
        <w:gridCol w:w="5813"/>
        <w:tblGridChange w:id="0">
          <w:tblGrid>
            <w:gridCol w:w="2834"/>
            <w:gridCol w:w="5813"/>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0DE">
            <w:pPr>
              <w:widowControl w:val="0"/>
              <w:spacing w:line="240" w:lineRule="auto"/>
              <w:ind w:left="284" w:firstLine="0"/>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0E0">
            <w:pPr>
              <w:widowControl w:val="0"/>
              <w:spacing w:line="240" w:lineRule="auto"/>
              <w:ind w:left="0" w:firstLine="0"/>
              <w:jc w:val="both"/>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1">
            <w:pPr>
              <w:jc w:val="both"/>
              <w:rPr>
                <w:b w:val="0"/>
                <w:color w:val="000000"/>
                <w:sz w:val="20"/>
                <w:szCs w:val="20"/>
              </w:rPr>
            </w:pPr>
            <w:r w:rsidDel="00000000" w:rsidR="00000000" w:rsidRPr="00000000">
              <w:rPr>
                <w:b w:val="0"/>
                <w:color w:val="000000"/>
                <w:sz w:val="20"/>
                <w:szCs w:val="20"/>
                <w:rtl w:val="0"/>
              </w:rPr>
              <w:t xml:space="preserve">Formulación y evaluación de proyectos </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0E2">
            <w:pPr>
              <w:widowControl w:val="0"/>
              <w:spacing w:line="240" w:lineRule="auto"/>
              <w:jc w:val="both"/>
              <w:rPr>
                <w:color w:val="000000"/>
                <w:sz w:val="20"/>
                <w:szCs w:val="20"/>
              </w:rPr>
            </w:pPr>
            <w:r w:rsidDel="00000000" w:rsidR="00000000" w:rsidRPr="00000000">
              <w:rPr>
                <w:color w:val="000000"/>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3">
            <w:pPr>
              <w:jc w:val="both"/>
              <w:rPr>
                <w:b w:val="0"/>
                <w:color w:val="000000"/>
                <w:sz w:val="20"/>
                <w:szCs w:val="20"/>
              </w:rPr>
            </w:pPr>
            <w:r w:rsidDel="00000000" w:rsidR="00000000" w:rsidRPr="00000000">
              <w:rPr>
                <w:b w:val="0"/>
                <w:color w:val="000000"/>
                <w:sz w:val="20"/>
                <w:szCs w:val="20"/>
                <w:rtl w:val="0"/>
              </w:rPr>
              <w:t xml:space="preserve">Identificar las características financieras de los proyectos, para aplicarlos en el ámbito </w:t>
            </w:r>
            <w:r w:rsidDel="00000000" w:rsidR="00000000" w:rsidRPr="00000000">
              <w:rPr>
                <w:b w:val="0"/>
                <w:sz w:val="20"/>
                <w:szCs w:val="20"/>
                <w:rtl w:val="0"/>
              </w:rPr>
              <w:t xml:space="preserve"> agroecológico, teniendo en cuenta  sus particularidades.  </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0E4">
            <w:pPr>
              <w:widowControl w:val="0"/>
              <w:spacing w:line="240" w:lineRule="auto"/>
              <w:ind w:left="0" w:firstLine="0"/>
              <w:jc w:val="both"/>
              <w:rPr>
                <w:color w:val="000000"/>
                <w:sz w:val="20"/>
                <w:szCs w:val="20"/>
              </w:rPr>
            </w:pPr>
            <w:r w:rsidDel="00000000" w:rsidR="00000000" w:rsidRPr="00000000">
              <w:rPr>
                <w:color w:val="000000"/>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5">
            <w:pPr>
              <w:ind w:left="0" w:firstLine="0"/>
              <w:jc w:val="both"/>
              <w:rPr>
                <w:b w:val="0"/>
                <w:color w:val="000000"/>
                <w:sz w:val="20"/>
                <w:szCs w:val="20"/>
              </w:rPr>
            </w:pPr>
            <w:r w:rsidDel="00000000" w:rsidR="00000000" w:rsidRPr="00000000">
              <w:rPr>
                <w:b w:val="0"/>
                <w:color w:val="000000"/>
                <w:sz w:val="20"/>
                <w:szCs w:val="20"/>
                <w:rtl w:val="0"/>
              </w:rPr>
              <w:t xml:space="preserve">Arrastrar y soltar el término con la definición que corresponde.</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0E6">
            <w:pPr>
              <w:widowControl w:val="0"/>
              <w:spacing w:line="240" w:lineRule="auto"/>
              <w:ind w:left="0" w:firstLine="0"/>
              <w:jc w:val="both"/>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0E7">
            <w:pPr>
              <w:widowControl w:val="0"/>
              <w:spacing w:line="240" w:lineRule="auto"/>
              <w:ind w:left="0" w:firstLine="0"/>
              <w:jc w:val="both"/>
              <w:rPr>
                <w:color w:val="000000"/>
                <w:sz w:val="20"/>
                <w:szCs w:val="20"/>
              </w:rPr>
            </w:pPr>
            <w:r w:rsidDel="00000000" w:rsidR="00000000" w:rsidRPr="00000000">
              <w:rPr>
                <w:color w:val="000000"/>
                <w:sz w:val="20"/>
                <w:szCs w:val="20"/>
                <w:rtl w:val="0"/>
              </w:rPr>
              <w:t xml:space="preserve">(Anexo donde se describe la actividad propuesta)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8">
            <w:pPr>
              <w:pBdr>
                <w:top w:space="0" w:sz="0" w:val="nil"/>
                <w:left w:space="0" w:sz="0" w:val="nil"/>
                <w:bottom w:space="0" w:sz="0" w:val="nil"/>
                <w:right w:space="0" w:sz="0" w:val="nil"/>
                <w:between w:space="0" w:sz="0" w:val="nil"/>
              </w:pBdr>
              <w:ind w:left="0" w:firstLine="0"/>
              <w:jc w:val="both"/>
              <w:rPr>
                <w:b w:val="0"/>
                <w:color w:val="000000"/>
                <w:sz w:val="20"/>
                <w:szCs w:val="20"/>
              </w:rPr>
            </w:pPr>
            <w:r w:rsidDel="00000000" w:rsidR="00000000" w:rsidRPr="00000000">
              <w:rPr>
                <w:b w:val="0"/>
                <w:color w:val="000000"/>
                <w:sz w:val="20"/>
                <w:szCs w:val="20"/>
                <w:rtl w:val="0"/>
              </w:rPr>
              <w:t xml:space="preserve">CF022_Actividad didáctica </w:t>
            </w:r>
          </w:p>
        </w:tc>
      </w:tr>
    </w:tbl>
    <w:p w:rsidR="00000000" w:rsidDel="00000000" w:rsidP="00000000" w:rsidRDefault="00000000" w:rsidRPr="00000000" w14:paraId="000000E9">
      <w:pPr>
        <w:ind w:left="284" w:firstLine="0"/>
        <w:jc w:val="both"/>
        <w:rPr>
          <w:sz w:val="20"/>
          <w:szCs w:val="20"/>
        </w:rPr>
      </w:pPr>
      <w:r w:rsidDel="00000000" w:rsidR="00000000" w:rsidRPr="00000000">
        <w:rPr>
          <w:rtl w:val="0"/>
        </w:rPr>
      </w:r>
    </w:p>
    <w:p w:rsidR="00000000" w:rsidDel="00000000" w:rsidP="00000000" w:rsidRDefault="00000000" w:rsidRPr="00000000" w14:paraId="000000EA">
      <w:pPr>
        <w:ind w:left="284" w:firstLine="0"/>
        <w:jc w:val="both"/>
        <w:rPr>
          <w:sz w:val="20"/>
          <w:szCs w:val="20"/>
        </w:rPr>
      </w:pPr>
      <w:r w:rsidDel="00000000" w:rsidR="00000000" w:rsidRPr="00000000">
        <w:rPr>
          <w:rtl w:val="0"/>
        </w:rPr>
      </w:r>
    </w:p>
    <w:p w:rsidR="00000000" w:rsidDel="00000000" w:rsidP="00000000" w:rsidRDefault="00000000" w:rsidRPr="00000000" w14:paraId="000000EB">
      <w:pPr>
        <w:ind w:left="284" w:firstLine="0"/>
        <w:jc w:val="both"/>
        <w:rPr>
          <w:sz w:val="20"/>
          <w:szCs w:val="20"/>
        </w:rPr>
      </w:pPr>
      <w:r w:rsidDel="00000000" w:rsidR="00000000" w:rsidRPr="00000000">
        <w:rPr>
          <w:rtl w:val="0"/>
        </w:rPr>
      </w:r>
    </w:p>
    <w:p w:rsidR="00000000" w:rsidDel="00000000" w:rsidP="00000000" w:rsidRDefault="00000000" w:rsidRPr="00000000" w14:paraId="000000EC">
      <w:pPr>
        <w:jc w:val="both"/>
        <w:rPr>
          <w:sz w:val="20"/>
          <w:szCs w:val="20"/>
        </w:rPr>
      </w:pPr>
      <w:r w:rsidDel="00000000" w:rsidR="00000000" w:rsidRPr="00000000">
        <w:rPr>
          <w:rtl w:val="0"/>
        </w:rPr>
      </w:r>
    </w:p>
    <w:p w:rsidR="00000000" w:rsidDel="00000000" w:rsidP="00000000" w:rsidRDefault="00000000" w:rsidRPr="00000000" w14:paraId="000000ED">
      <w:pPr>
        <w:jc w:val="both"/>
        <w:rPr>
          <w:b w:val="1"/>
          <w:color w:val="000000"/>
          <w:sz w:val="20"/>
          <w:szCs w:val="20"/>
        </w:rPr>
      </w:pPr>
      <w:r w:rsidDel="00000000" w:rsidR="00000000" w:rsidRPr="00000000">
        <w:rPr>
          <w:rtl w:val="0"/>
        </w:rPr>
      </w:r>
    </w:p>
    <w:p w:rsidR="00000000" w:rsidDel="00000000" w:rsidP="00000000" w:rsidRDefault="00000000" w:rsidRPr="00000000" w14:paraId="000000EE">
      <w:pPr>
        <w:jc w:val="both"/>
        <w:rPr>
          <w:b w:val="1"/>
          <w:color w:val="000000"/>
          <w:sz w:val="20"/>
          <w:szCs w:val="20"/>
        </w:rPr>
      </w:pPr>
      <w:r w:rsidDel="00000000" w:rsidR="00000000" w:rsidRPr="00000000">
        <w:rPr>
          <w:rtl w:val="0"/>
        </w:rPr>
      </w:r>
    </w:p>
    <w:p w:rsidR="00000000" w:rsidDel="00000000" w:rsidP="00000000" w:rsidRDefault="00000000" w:rsidRPr="00000000" w14:paraId="000000EF">
      <w:pPr>
        <w:jc w:val="both"/>
        <w:rPr>
          <w:color w:val="000000"/>
          <w:sz w:val="20"/>
          <w:szCs w:val="20"/>
        </w:rPr>
      </w:pPr>
      <w:r w:rsidDel="00000000" w:rsidR="00000000" w:rsidRPr="00000000">
        <w:rPr>
          <w:b w:val="1"/>
          <w:color w:val="000000"/>
          <w:sz w:val="20"/>
          <w:szCs w:val="20"/>
          <w:rtl w:val="0"/>
        </w:rPr>
        <w:t xml:space="preserve">F. GLOSARIO </w:t>
      </w:r>
      <w:r w:rsidDel="00000000" w:rsidR="00000000" w:rsidRPr="00000000">
        <w:rPr>
          <w:rtl w:val="0"/>
        </w:rPr>
      </w:r>
    </w:p>
    <w:p w:rsidR="00000000" w:rsidDel="00000000" w:rsidP="00000000" w:rsidRDefault="00000000" w:rsidRPr="00000000" w14:paraId="000000F0">
      <w:pPr>
        <w:ind w:left="284" w:firstLine="0"/>
        <w:jc w:val="both"/>
        <w:rPr>
          <w:color w:val="000000"/>
          <w:sz w:val="20"/>
          <w:szCs w:val="20"/>
        </w:rPr>
      </w:pPr>
      <w:r w:rsidDel="00000000" w:rsidR="00000000" w:rsidRPr="00000000">
        <w:rPr>
          <w:rtl w:val="0"/>
        </w:rPr>
      </w:r>
    </w:p>
    <w:tbl>
      <w:tblPr>
        <w:tblStyle w:val="Table10"/>
        <w:tblW w:w="92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1"/>
        <w:gridCol w:w="7088"/>
        <w:tblGridChange w:id="0">
          <w:tblGrid>
            <w:gridCol w:w="2121"/>
            <w:gridCol w:w="7088"/>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0F1">
            <w:pPr>
              <w:widowControl w:val="0"/>
              <w:ind w:left="284" w:firstLine="0"/>
              <w:jc w:val="both"/>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0F2">
            <w:pPr>
              <w:widowControl w:val="0"/>
              <w:ind w:left="284" w:firstLine="0"/>
              <w:jc w:val="both"/>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3">
            <w:pPr>
              <w:ind w:left="22" w:firstLine="0"/>
              <w:jc w:val="both"/>
              <w:rPr>
                <w:sz w:val="20"/>
                <w:szCs w:val="20"/>
              </w:rPr>
            </w:pPr>
            <w:r w:rsidDel="00000000" w:rsidR="00000000" w:rsidRPr="00000000">
              <w:rPr>
                <w:color w:val="000000"/>
                <w:sz w:val="20"/>
                <w:szCs w:val="20"/>
                <w:rtl w:val="0"/>
              </w:rPr>
              <w:t xml:space="preserve">Demanda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4">
            <w:pPr>
              <w:ind w:left="34" w:firstLine="0"/>
              <w:jc w:val="both"/>
              <w:rPr>
                <w:b w:val="0"/>
                <w:color w:val="000000"/>
                <w:sz w:val="20"/>
                <w:szCs w:val="20"/>
              </w:rPr>
            </w:pPr>
            <w:r w:rsidDel="00000000" w:rsidR="00000000" w:rsidRPr="00000000">
              <w:rPr>
                <w:b w:val="0"/>
                <w:sz w:val="20"/>
                <w:szCs w:val="20"/>
                <w:rtl w:val="0"/>
              </w:rPr>
              <w:t xml:space="preserve">C</w:t>
            </w:r>
            <w:r w:rsidDel="00000000" w:rsidR="00000000" w:rsidRPr="00000000">
              <w:rPr>
                <w:b w:val="0"/>
                <w:color w:val="000000"/>
                <w:sz w:val="20"/>
                <w:szCs w:val="20"/>
                <w:rtl w:val="0"/>
              </w:rPr>
              <w:t xml:space="preserve">antidad de bienes y servicios que el mercado necesita para cubrir una necesidad o la satisfacción de un deseo, con características previamente definidas y a un precio establecido.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5">
            <w:pPr>
              <w:ind w:left="22" w:firstLine="0"/>
              <w:jc w:val="both"/>
              <w:rPr>
                <w:sz w:val="20"/>
                <w:szCs w:val="20"/>
              </w:rPr>
            </w:pPr>
            <w:r w:rsidDel="00000000" w:rsidR="00000000" w:rsidRPr="00000000">
              <w:rPr>
                <w:color w:val="000000"/>
                <w:sz w:val="20"/>
                <w:szCs w:val="20"/>
                <w:rtl w:val="0"/>
              </w:rPr>
              <w:t xml:space="preserve">Mercado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6">
            <w:pPr>
              <w:ind w:left="34" w:firstLine="0"/>
              <w:jc w:val="both"/>
              <w:rPr>
                <w:b w:val="0"/>
                <w:color w:val="000000"/>
                <w:sz w:val="20"/>
                <w:szCs w:val="20"/>
              </w:rPr>
            </w:pPr>
            <w:r w:rsidDel="00000000" w:rsidR="00000000" w:rsidRPr="00000000">
              <w:rPr>
                <w:b w:val="0"/>
                <w:sz w:val="20"/>
                <w:szCs w:val="20"/>
                <w:rtl w:val="0"/>
              </w:rPr>
              <w:t xml:space="preserve">Es el</w:t>
            </w:r>
            <w:r w:rsidDel="00000000" w:rsidR="00000000" w:rsidRPr="00000000">
              <w:rPr>
                <w:b w:val="0"/>
                <w:color w:val="000000"/>
                <w:sz w:val="20"/>
                <w:szCs w:val="20"/>
                <w:rtl w:val="0"/>
              </w:rPr>
              <w:t xml:space="preserve"> escenario en donde se establecen relaciones de intercambio de bienes y servicios entre ofertantes y demandantes de dichos bienes.</w:t>
            </w:r>
          </w:p>
        </w:tc>
      </w:tr>
    </w:tbl>
    <w:p w:rsidR="00000000" w:rsidDel="00000000" w:rsidP="00000000" w:rsidRDefault="00000000" w:rsidRPr="00000000" w14:paraId="000000F7">
      <w:pPr>
        <w:ind w:left="284" w:firstLine="0"/>
        <w:jc w:val="both"/>
        <w:rPr>
          <w:sz w:val="20"/>
          <w:szCs w:val="20"/>
        </w:rPr>
      </w:pPr>
      <w:r w:rsidDel="00000000" w:rsidR="00000000" w:rsidRPr="00000000">
        <w:rPr>
          <w:rtl w:val="0"/>
        </w:rPr>
      </w:r>
    </w:p>
    <w:p w:rsidR="00000000" w:rsidDel="00000000" w:rsidP="00000000" w:rsidRDefault="00000000" w:rsidRPr="00000000" w14:paraId="000000F8">
      <w:pPr>
        <w:ind w:left="284" w:firstLine="0"/>
        <w:jc w:val="both"/>
        <w:rPr>
          <w:sz w:val="20"/>
          <w:szCs w:val="20"/>
        </w:rPr>
      </w:pPr>
      <w:r w:rsidDel="00000000" w:rsidR="00000000" w:rsidRPr="00000000">
        <w:rPr>
          <w:rtl w:val="0"/>
        </w:rPr>
      </w:r>
    </w:p>
    <w:p w:rsidR="00000000" w:rsidDel="00000000" w:rsidP="00000000" w:rsidRDefault="00000000" w:rsidRPr="00000000" w14:paraId="000000F9">
      <w:pPr>
        <w:ind w:left="284" w:firstLine="0"/>
        <w:jc w:val="both"/>
        <w:rPr>
          <w:color w:val="000000"/>
          <w:sz w:val="20"/>
          <w:szCs w:val="20"/>
          <w:highlight w:val="yellow"/>
        </w:rPr>
      </w:pPr>
      <w:r w:rsidDel="00000000" w:rsidR="00000000" w:rsidRPr="00000000">
        <w:rPr>
          <w:b w:val="1"/>
          <w:color w:val="000000"/>
          <w:sz w:val="20"/>
          <w:szCs w:val="20"/>
          <w:rtl w:val="0"/>
        </w:rPr>
        <w:t xml:space="preserve">G. REFERENCIAS BIBLIOGRÁFICAS </w:t>
      </w:r>
      <w:r w:rsidDel="00000000" w:rsidR="00000000" w:rsidRPr="00000000">
        <w:rPr>
          <w:rtl w:val="0"/>
        </w:rPr>
      </w:r>
    </w:p>
    <w:p w:rsidR="00000000" w:rsidDel="00000000" w:rsidP="00000000" w:rsidRDefault="00000000" w:rsidRPr="00000000" w14:paraId="000000FA">
      <w:pPr>
        <w:ind w:left="284" w:firstLine="0"/>
        <w:jc w:val="both"/>
        <w:rPr>
          <w:sz w:val="20"/>
          <w:szCs w:val="20"/>
        </w:rPr>
      </w:pPr>
      <w:r w:rsidDel="00000000" w:rsidR="00000000" w:rsidRPr="00000000">
        <w:rPr>
          <w:rtl w:val="0"/>
        </w:rPr>
      </w:r>
    </w:p>
    <w:p w:rsidR="00000000" w:rsidDel="00000000" w:rsidP="00000000" w:rsidRDefault="00000000" w:rsidRPr="00000000" w14:paraId="000000FB">
      <w:pPr>
        <w:ind w:left="0" w:firstLine="0"/>
        <w:jc w:val="both"/>
        <w:rPr>
          <w:sz w:val="20"/>
          <w:szCs w:val="20"/>
          <w:highlight w:val="white"/>
        </w:rPr>
      </w:pPr>
      <w:r w:rsidDel="00000000" w:rsidR="00000000" w:rsidRPr="00000000">
        <w:rPr>
          <w:sz w:val="20"/>
          <w:szCs w:val="20"/>
          <w:highlight w:val="white"/>
          <w:rtl w:val="0"/>
        </w:rPr>
        <w:t xml:space="preserve">Baca Urbina, G. (2001). </w:t>
      </w:r>
      <w:r w:rsidDel="00000000" w:rsidR="00000000" w:rsidRPr="00000000">
        <w:rPr>
          <w:i w:val="1"/>
          <w:sz w:val="20"/>
          <w:szCs w:val="20"/>
          <w:highlight w:val="white"/>
          <w:rtl w:val="0"/>
        </w:rPr>
        <w:t xml:space="preserve">Evaluación de proyectos</w:t>
      </w:r>
      <w:r w:rsidDel="00000000" w:rsidR="00000000" w:rsidRPr="00000000">
        <w:rPr>
          <w:sz w:val="20"/>
          <w:szCs w:val="20"/>
          <w:highlight w:val="white"/>
          <w:rtl w:val="0"/>
        </w:rPr>
        <w:t xml:space="preserve">. McGraw Hill México D.F. ISBN 78-970-10-3001-1</w:t>
      </w:r>
    </w:p>
    <w:p w:rsidR="00000000" w:rsidDel="00000000" w:rsidP="00000000" w:rsidRDefault="00000000" w:rsidRPr="00000000" w14:paraId="000000FC">
      <w:pPr>
        <w:ind w:left="0" w:firstLine="0"/>
        <w:jc w:val="both"/>
        <w:rPr>
          <w:sz w:val="20"/>
          <w:szCs w:val="20"/>
        </w:rPr>
      </w:pPr>
      <w:r w:rsidDel="00000000" w:rsidR="00000000" w:rsidRPr="00000000">
        <w:rPr>
          <w:rtl w:val="0"/>
        </w:rPr>
      </w:r>
    </w:p>
    <w:p w:rsidR="00000000" w:rsidDel="00000000" w:rsidP="00000000" w:rsidRDefault="00000000" w:rsidRPr="00000000" w14:paraId="000000FD">
      <w:pPr>
        <w:ind w:left="0" w:firstLine="0"/>
        <w:jc w:val="both"/>
        <w:rPr>
          <w:sz w:val="20"/>
          <w:szCs w:val="20"/>
          <w:highlight w:val="white"/>
        </w:rPr>
      </w:pPr>
      <w:r w:rsidDel="00000000" w:rsidR="00000000" w:rsidRPr="00000000">
        <w:rPr>
          <w:sz w:val="20"/>
          <w:szCs w:val="20"/>
          <w:highlight w:val="white"/>
          <w:rtl w:val="0"/>
        </w:rPr>
        <w:t xml:space="preserve">Jiménez, L. (2010). </w:t>
      </w:r>
      <w:r w:rsidDel="00000000" w:rsidR="00000000" w:rsidRPr="00000000">
        <w:rPr>
          <w:i w:val="1"/>
          <w:sz w:val="20"/>
          <w:szCs w:val="20"/>
          <w:highlight w:val="white"/>
          <w:rtl w:val="0"/>
        </w:rPr>
        <w:t xml:space="preserve">Contabilidad de Costos</w:t>
      </w:r>
      <w:r w:rsidDel="00000000" w:rsidR="00000000" w:rsidRPr="00000000">
        <w:rPr>
          <w:sz w:val="20"/>
          <w:szCs w:val="20"/>
          <w:highlight w:val="white"/>
          <w:rtl w:val="0"/>
        </w:rPr>
        <w:t xml:space="preserve">. C</w:t>
      </w:r>
      <w:r w:rsidDel="00000000" w:rsidR="00000000" w:rsidRPr="00000000">
        <w:rPr>
          <w:i w:val="1"/>
          <w:sz w:val="20"/>
          <w:szCs w:val="20"/>
          <w:highlight w:val="white"/>
          <w:rtl w:val="0"/>
        </w:rPr>
        <w:t xml:space="preserve">lasificación de los costos. Bogotá DC</w:t>
      </w:r>
      <w:r w:rsidDel="00000000" w:rsidR="00000000" w:rsidRPr="00000000">
        <w:rPr>
          <w:sz w:val="20"/>
          <w:szCs w:val="20"/>
          <w:highlight w:val="white"/>
          <w:rtl w:val="0"/>
        </w:rPr>
        <w:t xml:space="preserve">, 79</w:t>
      </w:r>
    </w:p>
    <w:p w:rsidR="00000000" w:rsidDel="00000000" w:rsidP="00000000" w:rsidRDefault="00000000" w:rsidRPr="00000000" w14:paraId="000000FE">
      <w:pPr>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FF">
      <w:pPr>
        <w:ind w:left="0" w:firstLine="0"/>
        <w:jc w:val="both"/>
        <w:rPr>
          <w:sz w:val="20"/>
          <w:szCs w:val="20"/>
          <w:highlight w:val="white"/>
        </w:rPr>
      </w:pPr>
      <w:r w:rsidDel="00000000" w:rsidR="00000000" w:rsidRPr="00000000">
        <w:rPr>
          <w:sz w:val="20"/>
          <w:szCs w:val="20"/>
          <w:highlight w:val="white"/>
          <w:rtl w:val="0"/>
        </w:rPr>
        <w:t xml:space="preserve">Mendieta, A. (2005). </w:t>
      </w:r>
      <w:r w:rsidDel="00000000" w:rsidR="00000000" w:rsidRPr="00000000">
        <w:rPr>
          <w:i w:val="1"/>
          <w:sz w:val="20"/>
          <w:szCs w:val="20"/>
          <w:highlight w:val="white"/>
          <w:rtl w:val="0"/>
        </w:rPr>
        <w:t xml:space="preserve">Formulación y evaluación de proyectos de inversión agropecuaria</w:t>
      </w:r>
      <w:r w:rsidDel="00000000" w:rsidR="00000000" w:rsidRPr="00000000">
        <w:rPr>
          <w:sz w:val="20"/>
          <w:szCs w:val="20"/>
          <w:highlight w:val="white"/>
          <w:rtl w:val="0"/>
        </w:rPr>
        <w:t xml:space="preserve">. Universidad Agraria. Managua, Nicaragua.</w:t>
      </w:r>
    </w:p>
    <w:p w:rsidR="00000000" w:rsidDel="00000000" w:rsidP="00000000" w:rsidRDefault="00000000" w:rsidRPr="00000000" w14:paraId="00000100">
      <w:pPr>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101">
      <w:pPr>
        <w:ind w:left="0" w:firstLine="0"/>
        <w:jc w:val="both"/>
        <w:rPr>
          <w:sz w:val="20"/>
          <w:szCs w:val="20"/>
          <w:highlight w:val="white"/>
        </w:rPr>
      </w:pPr>
      <w:r w:rsidDel="00000000" w:rsidR="00000000" w:rsidRPr="00000000">
        <w:rPr>
          <w:sz w:val="20"/>
          <w:szCs w:val="20"/>
          <w:rtl w:val="0"/>
        </w:rPr>
        <w:t xml:space="preserve">Ruiz, E., Ruiz, M, y Soriano, L.  (2015). Criterios de evaluación de impacto ambiental en el sector minero. Industrial Data, 18(2),99-112.ISSN: 1560-9146. Disponible en:   </w:t>
      </w:r>
      <w:hyperlink r:id="rId16">
        <w:r w:rsidDel="00000000" w:rsidR="00000000" w:rsidRPr="00000000">
          <w:rPr>
            <w:color w:val="0000ff"/>
            <w:sz w:val="20"/>
            <w:szCs w:val="20"/>
            <w:u w:val="single"/>
            <w:rtl w:val="0"/>
          </w:rPr>
          <w:t xml:space="preserve">https://www.redalyc.org/articulo.oa?id=81643819013</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02">
      <w:pPr>
        <w:ind w:left="0" w:firstLine="0"/>
        <w:jc w:val="both"/>
        <w:rPr>
          <w:sz w:val="20"/>
          <w:szCs w:val="20"/>
        </w:rPr>
      </w:pPr>
      <w:r w:rsidDel="00000000" w:rsidR="00000000" w:rsidRPr="00000000">
        <w:rPr>
          <w:rtl w:val="0"/>
        </w:rPr>
      </w:r>
    </w:p>
    <w:p w:rsidR="00000000" w:rsidDel="00000000" w:rsidP="00000000" w:rsidRDefault="00000000" w:rsidRPr="00000000" w14:paraId="00000103">
      <w:pPr>
        <w:jc w:val="both"/>
        <w:rPr>
          <w:sz w:val="20"/>
          <w:szCs w:val="20"/>
        </w:rPr>
      </w:pPr>
      <w:r w:rsidDel="00000000" w:rsidR="00000000" w:rsidRPr="00000000">
        <w:rPr>
          <w:rtl w:val="0"/>
        </w:rPr>
      </w:r>
    </w:p>
    <w:p w:rsidR="00000000" w:rsidDel="00000000" w:rsidP="00000000" w:rsidRDefault="00000000" w:rsidRPr="00000000" w14:paraId="00000104">
      <w:pPr>
        <w:ind w:left="284" w:firstLine="0"/>
        <w:jc w:val="both"/>
        <w:rPr>
          <w:b w:val="1"/>
          <w:color w:val="000000"/>
          <w:sz w:val="20"/>
          <w:szCs w:val="20"/>
        </w:rPr>
      </w:pPr>
      <w:r w:rsidDel="00000000" w:rsidR="00000000" w:rsidRPr="00000000">
        <w:rPr>
          <w:b w:val="1"/>
          <w:color w:val="000000"/>
          <w:sz w:val="20"/>
          <w:szCs w:val="20"/>
          <w:rtl w:val="0"/>
        </w:rPr>
        <w:t xml:space="preserve">H. CONTROL DEL DOCUMENTO</w:t>
      </w:r>
    </w:p>
    <w:p w:rsidR="00000000" w:rsidDel="00000000" w:rsidP="00000000" w:rsidRDefault="00000000" w:rsidRPr="00000000" w14:paraId="00000105">
      <w:pP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06">
      <w:pPr>
        <w:ind w:left="284" w:firstLine="0"/>
        <w:jc w:val="both"/>
        <w:rPr>
          <w:b w:val="1"/>
          <w:color w:val="000000"/>
          <w:sz w:val="20"/>
          <w:szCs w:val="20"/>
        </w:rPr>
      </w:pPr>
      <w:r w:rsidDel="00000000" w:rsidR="00000000" w:rsidRPr="00000000">
        <w:rPr>
          <w:rtl w:val="0"/>
        </w:rPr>
      </w:r>
    </w:p>
    <w:tbl>
      <w:tblPr>
        <w:tblStyle w:val="Table11"/>
        <w:tblW w:w="883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3"/>
        <w:gridCol w:w="1912"/>
        <w:gridCol w:w="1891"/>
        <w:gridCol w:w="2785"/>
        <w:gridCol w:w="1402"/>
        <w:tblGridChange w:id="0">
          <w:tblGrid>
            <w:gridCol w:w="843"/>
            <w:gridCol w:w="1912"/>
            <w:gridCol w:w="1891"/>
            <w:gridCol w:w="2785"/>
            <w:gridCol w:w="1402"/>
          </w:tblGrid>
        </w:tblGridChange>
      </w:tblGrid>
      <w:tr>
        <w:trPr>
          <w:cantSplit w:val="0"/>
          <w:tblHeader w:val="0"/>
        </w:trPr>
        <w:tc>
          <w:tcPr>
            <w:tcBorders>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7">
            <w:pPr>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8">
            <w:pPr>
              <w:spacing w:line="240" w:lineRule="auto"/>
              <w:jc w:val="both"/>
              <w:rPr>
                <w:sz w:val="20"/>
                <w:szCs w:val="20"/>
              </w:rPr>
            </w:pPr>
            <w:r w:rsidDel="00000000" w:rsidR="00000000" w:rsidRPr="00000000">
              <w:rPr>
                <w:color w:val="000000"/>
                <w:sz w:val="20"/>
                <w:szCs w:val="2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9">
            <w:pPr>
              <w:spacing w:line="240" w:lineRule="auto"/>
              <w:jc w:val="both"/>
              <w:rPr>
                <w:sz w:val="20"/>
                <w:szCs w:val="20"/>
              </w:rPr>
            </w:pPr>
            <w:r w:rsidDel="00000000" w:rsidR="00000000" w:rsidRPr="00000000">
              <w:rPr>
                <w:color w:val="000000"/>
                <w:sz w:val="20"/>
                <w:szCs w:val="20"/>
                <w:rtl w:val="0"/>
              </w:rPr>
              <w:t xml:space="preserve">Cargo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A">
            <w:pPr>
              <w:spacing w:line="240" w:lineRule="auto"/>
              <w:jc w:val="both"/>
              <w:rPr>
                <w:sz w:val="20"/>
                <w:szCs w:val="20"/>
              </w:rPr>
            </w:pPr>
            <w:r w:rsidDel="00000000" w:rsidR="00000000" w:rsidRPr="00000000">
              <w:rPr>
                <w:color w:val="000000"/>
                <w:sz w:val="20"/>
                <w:szCs w:val="20"/>
                <w:rtl w:val="0"/>
              </w:rPr>
              <w:t xml:space="preserve">Dependencia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B">
            <w:pPr>
              <w:spacing w:line="240" w:lineRule="auto"/>
              <w:jc w:val="both"/>
              <w:rPr>
                <w:sz w:val="20"/>
                <w:szCs w:val="20"/>
              </w:rPr>
            </w:pPr>
            <w:r w:rsidDel="00000000" w:rsidR="00000000" w:rsidRPr="00000000">
              <w:rPr>
                <w:color w:val="000000"/>
                <w:sz w:val="20"/>
                <w:szCs w:val="20"/>
                <w:rtl w:val="0"/>
              </w:rPr>
              <w:t xml:space="preserve">Fecha</w:t>
            </w:r>
            <w:r w:rsidDel="00000000" w:rsidR="00000000" w:rsidRPr="00000000">
              <w:rPr>
                <w:rtl w:val="0"/>
              </w:rPr>
            </w:r>
          </w:p>
        </w:tc>
      </w:tr>
      <w:tr>
        <w:trPr>
          <w:cantSplit w:val="0"/>
          <w:trHeight w:val="8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0C">
            <w:pPr>
              <w:spacing w:line="240" w:lineRule="auto"/>
              <w:jc w:val="both"/>
              <w:rPr>
                <w:sz w:val="20"/>
                <w:szCs w:val="20"/>
              </w:rPr>
            </w:pPr>
            <w:r w:rsidDel="00000000" w:rsidR="00000000" w:rsidRPr="00000000">
              <w:rPr>
                <w:color w:val="000000"/>
                <w:sz w:val="20"/>
                <w:szCs w:val="20"/>
                <w:rtl w:val="0"/>
              </w:rPr>
              <w:t xml:space="preserve">Autor (es)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0D">
            <w:pPr>
              <w:spacing w:line="240" w:lineRule="auto"/>
              <w:ind w:left="24" w:firstLine="0"/>
              <w:rPr>
                <w:b w:val="0"/>
                <w:sz w:val="20"/>
                <w:szCs w:val="20"/>
              </w:rPr>
            </w:pPr>
            <w:r w:rsidDel="00000000" w:rsidR="00000000" w:rsidRPr="00000000">
              <w:rPr>
                <w:b w:val="0"/>
                <w:color w:val="000000"/>
                <w:sz w:val="20"/>
                <w:szCs w:val="20"/>
                <w:rtl w:val="0"/>
              </w:rPr>
              <w:t xml:space="preserve">Roberto Augusto Bernal Duque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0E">
            <w:pPr>
              <w:spacing w:line="240" w:lineRule="auto"/>
              <w:rPr>
                <w:b w:val="0"/>
                <w:sz w:val="20"/>
                <w:szCs w:val="20"/>
              </w:rPr>
            </w:pPr>
            <w:r w:rsidDel="00000000" w:rsidR="00000000" w:rsidRPr="00000000">
              <w:rPr>
                <w:b w:val="0"/>
                <w:color w:val="000000"/>
                <w:sz w:val="20"/>
                <w:szCs w:val="20"/>
                <w:rtl w:val="0"/>
              </w:rPr>
              <w:t xml:space="preserve">Experto temático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0F">
            <w:pPr>
              <w:spacing w:line="240" w:lineRule="auto"/>
              <w:rPr>
                <w:b w:val="0"/>
                <w:sz w:val="20"/>
                <w:szCs w:val="20"/>
              </w:rPr>
            </w:pPr>
            <w:r w:rsidDel="00000000" w:rsidR="00000000" w:rsidRPr="00000000">
              <w:rPr>
                <w:b w:val="0"/>
                <w:color w:val="000000"/>
                <w:sz w:val="20"/>
                <w:szCs w:val="20"/>
                <w:rtl w:val="0"/>
              </w:rPr>
              <w:t xml:space="preserve">Centro de Desarrollo Agroempresarial - Regional Cundinamarca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0">
            <w:pPr>
              <w:spacing w:line="240" w:lineRule="auto"/>
              <w:rPr>
                <w:b w:val="0"/>
                <w:sz w:val="20"/>
                <w:szCs w:val="20"/>
              </w:rPr>
            </w:pPr>
            <w:r w:rsidDel="00000000" w:rsidR="00000000" w:rsidRPr="00000000">
              <w:rPr>
                <w:b w:val="0"/>
                <w:color w:val="000000"/>
                <w:sz w:val="20"/>
                <w:szCs w:val="20"/>
                <w:rtl w:val="0"/>
              </w:rPr>
              <w:t xml:space="preserve">Marzo de 2021</w:t>
            </w:r>
            <w:r w:rsidDel="00000000" w:rsidR="00000000" w:rsidRPr="00000000">
              <w:rPr>
                <w:rtl w:val="0"/>
              </w:rPr>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2">
            <w:pPr>
              <w:spacing w:line="240" w:lineRule="auto"/>
              <w:ind w:left="24" w:firstLine="0"/>
              <w:rPr>
                <w:b w:val="0"/>
                <w:sz w:val="20"/>
                <w:szCs w:val="20"/>
              </w:rPr>
            </w:pPr>
            <w:r w:rsidDel="00000000" w:rsidR="00000000" w:rsidRPr="00000000">
              <w:rPr>
                <w:b w:val="0"/>
                <w:color w:val="000000"/>
                <w:sz w:val="20"/>
                <w:szCs w:val="20"/>
                <w:rtl w:val="0"/>
              </w:rPr>
              <w:t xml:space="preserve">Yeison Farid Méndez Ortiz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3">
            <w:pPr>
              <w:spacing w:line="240" w:lineRule="auto"/>
              <w:rPr>
                <w:b w:val="0"/>
                <w:sz w:val="20"/>
                <w:szCs w:val="20"/>
              </w:rPr>
            </w:pPr>
            <w:r w:rsidDel="00000000" w:rsidR="00000000" w:rsidRPr="00000000">
              <w:rPr>
                <w:b w:val="0"/>
                <w:color w:val="000000"/>
                <w:sz w:val="20"/>
                <w:szCs w:val="20"/>
                <w:rtl w:val="0"/>
              </w:rPr>
              <w:t xml:space="preserve">Experto temático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4">
            <w:pPr>
              <w:spacing w:line="240" w:lineRule="auto"/>
              <w:rPr>
                <w:b w:val="0"/>
                <w:sz w:val="20"/>
                <w:szCs w:val="20"/>
              </w:rPr>
            </w:pPr>
            <w:r w:rsidDel="00000000" w:rsidR="00000000" w:rsidRPr="00000000">
              <w:rPr>
                <w:b w:val="0"/>
                <w:color w:val="000000"/>
                <w:sz w:val="20"/>
                <w:szCs w:val="20"/>
                <w:rtl w:val="0"/>
              </w:rPr>
              <w:t xml:space="preserve">Centro Agropecuario “La Granja” – Regional Tolima.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5">
            <w:pPr>
              <w:spacing w:line="240" w:lineRule="auto"/>
              <w:rPr>
                <w:b w:val="0"/>
                <w:sz w:val="20"/>
                <w:szCs w:val="20"/>
              </w:rPr>
            </w:pPr>
            <w:r w:rsidDel="00000000" w:rsidR="00000000" w:rsidRPr="00000000">
              <w:rPr>
                <w:b w:val="0"/>
                <w:color w:val="000000"/>
                <w:sz w:val="20"/>
                <w:szCs w:val="20"/>
                <w:rtl w:val="0"/>
              </w:rPr>
              <w:t xml:space="preserve">Marzo de 2021</w:t>
            </w:r>
            <w:r w:rsidDel="00000000" w:rsidR="00000000" w:rsidRPr="00000000">
              <w:rPr>
                <w:rtl w:val="0"/>
              </w:rPr>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7">
            <w:pPr>
              <w:spacing w:line="240" w:lineRule="auto"/>
              <w:ind w:left="24" w:firstLine="0"/>
              <w:rPr>
                <w:b w:val="0"/>
                <w:sz w:val="20"/>
                <w:szCs w:val="20"/>
              </w:rPr>
            </w:pPr>
            <w:r w:rsidDel="00000000" w:rsidR="00000000" w:rsidRPr="00000000">
              <w:rPr>
                <w:b w:val="0"/>
                <w:color w:val="000000"/>
                <w:sz w:val="20"/>
                <w:szCs w:val="20"/>
                <w:rtl w:val="0"/>
              </w:rPr>
              <w:t xml:space="preserve">Orlando Barón Méndez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8">
            <w:pPr>
              <w:spacing w:line="240" w:lineRule="auto"/>
              <w:rPr>
                <w:b w:val="0"/>
                <w:sz w:val="20"/>
                <w:szCs w:val="20"/>
              </w:rPr>
            </w:pPr>
            <w:r w:rsidDel="00000000" w:rsidR="00000000" w:rsidRPr="00000000">
              <w:rPr>
                <w:b w:val="0"/>
                <w:color w:val="000000"/>
                <w:sz w:val="20"/>
                <w:szCs w:val="20"/>
                <w:rtl w:val="0"/>
              </w:rPr>
              <w:t xml:space="preserve">Experto temático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9">
            <w:pPr>
              <w:spacing w:line="240" w:lineRule="auto"/>
              <w:rPr>
                <w:b w:val="0"/>
                <w:sz w:val="20"/>
                <w:szCs w:val="20"/>
              </w:rPr>
            </w:pPr>
            <w:r w:rsidDel="00000000" w:rsidR="00000000" w:rsidRPr="00000000">
              <w:rPr>
                <w:b w:val="0"/>
                <w:color w:val="000000"/>
                <w:sz w:val="20"/>
                <w:szCs w:val="20"/>
                <w:rtl w:val="0"/>
              </w:rPr>
              <w:t xml:space="preserve">Centro de Desarrollo Agroempresarial - Regional Cundinamarca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A">
            <w:pPr>
              <w:spacing w:line="240" w:lineRule="auto"/>
              <w:rPr>
                <w:b w:val="0"/>
                <w:sz w:val="20"/>
                <w:szCs w:val="20"/>
              </w:rPr>
            </w:pPr>
            <w:r w:rsidDel="00000000" w:rsidR="00000000" w:rsidRPr="00000000">
              <w:rPr>
                <w:b w:val="0"/>
                <w:color w:val="000000"/>
                <w:sz w:val="20"/>
                <w:szCs w:val="20"/>
                <w:rtl w:val="0"/>
              </w:rPr>
              <w:t xml:space="preserve">Marzo de 2021</w:t>
            </w:r>
            <w:r w:rsidDel="00000000" w:rsidR="00000000" w:rsidRPr="00000000">
              <w:rPr>
                <w:rtl w:val="0"/>
              </w:rPr>
            </w:r>
          </w:p>
        </w:tc>
      </w:tr>
      <w:tr>
        <w:trPr>
          <w:cantSplit w:val="0"/>
          <w:trHeight w:val="544"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C">
            <w:pPr>
              <w:spacing w:line="240" w:lineRule="auto"/>
              <w:rPr>
                <w:b w:val="0"/>
                <w:sz w:val="20"/>
                <w:szCs w:val="20"/>
              </w:rPr>
            </w:pPr>
            <w:r w:rsidDel="00000000" w:rsidR="00000000" w:rsidRPr="00000000">
              <w:rPr>
                <w:b w:val="0"/>
                <w:color w:val="000000"/>
                <w:sz w:val="20"/>
                <w:szCs w:val="20"/>
                <w:rtl w:val="0"/>
              </w:rPr>
              <w:t xml:space="preserve">Paula Andrea Taborda Ortiz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D">
            <w:pPr>
              <w:spacing w:line="240" w:lineRule="auto"/>
              <w:rPr>
                <w:b w:val="0"/>
                <w:sz w:val="20"/>
                <w:szCs w:val="20"/>
              </w:rPr>
            </w:pPr>
            <w:r w:rsidDel="00000000" w:rsidR="00000000" w:rsidRPr="00000000">
              <w:rPr>
                <w:b w:val="0"/>
                <w:color w:val="000000"/>
                <w:sz w:val="20"/>
                <w:szCs w:val="20"/>
                <w:rtl w:val="0"/>
              </w:rPr>
              <w:t xml:space="preserve">Diseñadora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E">
            <w:pPr>
              <w:spacing w:line="240" w:lineRule="auto"/>
              <w:rPr>
                <w:b w:val="0"/>
                <w:sz w:val="20"/>
                <w:szCs w:val="20"/>
              </w:rPr>
            </w:pPr>
            <w:r w:rsidDel="00000000" w:rsidR="00000000" w:rsidRPr="00000000">
              <w:rPr>
                <w:b w:val="0"/>
                <w:color w:val="000000"/>
                <w:sz w:val="20"/>
                <w:szCs w:val="20"/>
                <w:rtl w:val="0"/>
              </w:rPr>
              <w:t xml:space="preserve">Centro de Diseño y Metrología – Regional Distrito Capital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F">
            <w:pPr>
              <w:spacing w:line="240" w:lineRule="auto"/>
              <w:rPr>
                <w:b w:val="0"/>
                <w:sz w:val="20"/>
                <w:szCs w:val="20"/>
              </w:rPr>
            </w:pPr>
            <w:r w:rsidDel="00000000" w:rsidR="00000000" w:rsidRPr="00000000">
              <w:rPr>
                <w:b w:val="0"/>
                <w:color w:val="000000"/>
                <w:sz w:val="20"/>
                <w:szCs w:val="20"/>
                <w:rtl w:val="0"/>
              </w:rPr>
              <w:t xml:space="preserve">Marzo de 2021</w:t>
            </w:r>
            <w:r w:rsidDel="00000000" w:rsidR="00000000" w:rsidRPr="00000000">
              <w:rPr>
                <w:rtl w:val="0"/>
              </w:rPr>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1">
            <w:pPr>
              <w:spacing w:line="240" w:lineRule="auto"/>
              <w:rPr>
                <w:b w:val="0"/>
                <w:sz w:val="20"/>
                <w:szCs w:val="20"/>
              </w:rPr>
            </w:pPr>
            <w:r w:rsidDel="00000000" w:rsidR="00000000" w:rsidRPr="00000000">
              <w:rPr>
                <w:b w:val="0"/>
                <w:color w:val="000000"/>
                <w:sz w:val="20"/>
                <w:szCs w:val="20"/>
                <w:rtl w:val="0"/>
              </w:rPr>
              <w:t xml:space="preserve">Sandra Patricia  Hoyos Sepúlveda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2">
            <w:pPr>
              <w:spacing w:line="240" w:lineRule="auto"/>
              <w:rPr>
                <w:b w:val="0"/>
                <w:sz w:val="20"/>
                <w:szCs w:val="20"/>
              </w:rPr>
            </w:pPr>
            <w:r w:rsidDel="00000000" w:rsidR="00000000" w:rsidRPr="00000000">
              <w:rPr>
                <w:b w:val="0"/>
                <w:color w:val="000000"/>
                <w:sz w:val="20"/>
                <w:szCs w:val="20"/>
                <w:rtl w:val="0"/>
              </w:rPr>
              <w:t xml:space="preserve">Diseñadora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3">
            <w:pPr>
              <w:spacing w:line="240" w:lineRule="auto"/>
              <w:rPr>
                <w:b w:val="0"/>
                <w:sz w:val="20"/>
                <w:szCs w:val="20"/>
              </w:rPr>
            </w:pPr>
            <w:r w:rsidDel="00000000" w:rsidR="00000000" w:rsidRPr="00000000">
              <w:rPr>
                <w:b w:val="0"/>
                <w:color w:val="000000"/>
                <w:sz w:val="20"/>
                <w:szCs w:val="20"/>
                <w:rtl w:val="0"/>
              </w:rPr>
              <w:t xml:space="preserve">Centro para la Industria de la Comunicación Gráfica -  Regional Distrito Capital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4">
            <w:pPr>
              <w:spacing w:line="240" w:lineRule="auto"/>
              <w:rPr>
                <w:b w:val="0"/>
                <w:sz w:val="20"/>
                <w:szCs w:val="20"/>
              </w:rPr>
            </w:pPr>
            <w:r w:rsidDel="00000000" w:rsidR="00000000" w:rsidRPr="00000000">
              <w:rPr>
                <w:b w:val="0"/>
                <w:color w:val="000000"/>
                <w:sz w:val="20"/>
                <w:szCs w:val="20"/>
                <w:rtl w:val="0"/>
              </w:rPr>
              <w:t xml:space="preserve">Marzo de 2021</w:t>
            </w:r>
            <w:r w:rsidDel="00000000" w:rsidR="00000000" w:rsidRPr="00000000">
              <w:rPr>
                <w:rtl w:val="0"/>
              </w:rPr>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6">
            <w:pPr>
              <w:spacing w:line="240" w:lineRule="auto"/>
              <w:rPr>
                <w:b w:val="0"/>
                <w:sz w:val="20"/>
                <w:szCs w:val="20"/>
              </w:rPr>
            </w:pPr>
            <w:r w:rsidDel="00000000" w:rsidR="00000000" w:rsidRPr="00000000">
              <w:rPr>
                <w:b w:val="0"/>
                <w:color w:val="000000"/>
                <w:sz w:val="20"/>
                <w:szCs w:val="20"/>
                <w:rtl w:val="0"/>
              </w:rPr>
              <w:t xml:space="preserve">Silvia Milena Sequeda Cárdenas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7">
            <w:pPr>
              <w:spacing w:line="240" w:lineRule="auto"/>
              <w:rPr>
                <w:b w:val="0"/>
                <w:sz w:val="20"/>
                <w:szCs w:val="20"/>
              </w:rPr>
            </w:pPr>
            <w:r w:rsidDel="00000000" w:rsidR="00000000" w:rsidRPr="00000000">
              <w:rPr>
                <w:b w:val="0"/>
                <w:color w:val="000000"/>
                <w:sz w:val="20"/>
                <w:szCs w:val="20"/>
                <w:rtl w:val="0"/>
              </w:rPr>
              <w:t xml:space="preserve">Evaluadora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8">
            <w:pPr>
              <w:spacing w:line="240" w:lineRule="auto"/>
              <w:rPr>
                <w:b w:val="0"/>
                <w:sz w:val="20"/>
                <w:szCs w:val="20"/>
              </w:rPr>
            </w:pPr>
            <w:r w:rsidDel="00000000" w:rsidR="00000000" w:rsidRPr="00000000">
              <w:rPr>
                <w:b w:val="0"/>
                <w:color w:val="000000"/>
                <w:sz w:val="20"/>
                <w:szCs w:val="20"/>
                <w:rtl w:val="0"/>
              </w:rPr>
              <w:t xml:space="preserve">Centro de diseño y Metrología – Regional Distrito Capital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9">
            <w:pPr>
              <w:spacing w:line="240" w:lineRule="auto"/>
              <w:rPr>
                <w:b w:val="0"/>
                <w:sz w:val="20"/>
                <w:szCs w:val="20"/>
              </w:rPr>
            </w:pPr>
            <w:r w:rsidDel="00000000" w:rsidR="00000000" w:rsidRPr="00000000">
              <w:rPr>
                <w:b w:val="0"/>
                <w:color w:val="000000"/>
                <w:sz w:val="20"/>
                <w:szCs w:val="20"/>
                <w:rtl w:val="0"/>
              </w:rPr>
              <w:t xml:space="preserve">Marzo de 2021</w:t>
            </w:r>
            <w:r w:rsidDel="00000000" w:rsidR="00000000" w:rsidRPr="00000000">
              <w:rPr>
                <w:rtl w:val="0"/>
              </w:rPr>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2B">
            <w:pPr>
              <w:spacing w:line="240" w:lineRule="auto"/>
              <w:rPr>
                <w:b w:val="0"/>
                <w:sz w:val="20"/>
                <w:szCs w:val="20"/>
              </w:rPr>
            </w:pPr>
            <w:r w:rsidDel="00000000" w:rsidR="00000000" w:rsidRPr="00000000">
              <w:rPr>
                <w:b w:val="0"/>
                <w:sz w:val="20"/>
                <w:szCs w:val="20"/>
                <w:rtl w:val="0"/>
              </w:rPr>
              <w:t xml:space="preserve">Yisela Andrea Vidales Vásquez</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2C">
            <w:pPr>
              <w:spacing w:line="240" w:lineRule="auto"/>
              <w:jc w:val="both"/>
              <w:rPr>
                <w:b w:val="0"/>
                <w:sz w:val="20"/>
                <w:szCs w:val="20"/>
              </w:rPr>
            </w:pPr>
            <w:r w:rsidDel="00000000" w:rsidR="00000000" w:rsidRPr="00000000">
              <w:rPr>
                <w:b w:val="0"/>
                <w:sz w:val="20"/>
                <w:szCs w:val="20"/>
                <w:rtl w:val="0"/>
              </w:rPr>
              <w:t xml:space="preserve">Experta Temática </w:t>
            </w:r>
          </w:p>
          <w:p w:rsidR="00000000" w:rsidDel="00000000" w:rsidP="00000000" w:rsidRDefault="00000000" w:rsidRPr="00000000" w14:paraId="0000012D">
            <w:pPr>
              <w:spacing w:line="240" w:lineRule="auto"/>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2E">
            <w:pPr>
              <w:spacing w:line="240" w:lineRule="auto"/>
              <w:rPr>
                <w:b w:val="0"/>
                <w:sz w:val="20"/>
                <w:szCs w:val="20"/>
              </w:rPr>
            </w:pPr>
            <w:r w:rsidDel="00000000" w:rsidR="00000000" w:rsidRPr="00000000">
              <w:rPr>
                <w:b w:val="0"/>
                <w:sz w:val="20"/>
                <w:szCs w:val="20"/>
                <w:rtl w:val="0"/>
              </w:rPr>
              <w:t xml:space="preserve">Regional Norte de Santander, Centro de la Industria la Empresa y los Servicios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2F">
            <w:pPr>
              <w:spacing w:line="240" w:lineRule="auto"/>
              <w:rPr>
                <w:b w:val="0"/>
                <w:sz w:val="20"/>
                <w:szCs w:val="20"/>
              </w:rPr>
            </w:pPr>
            <w:r w:rsidDel="00000000" w:rsidR="00000000" w:rsidRPr="00000000">
              <w:rPr>
                <w:b w:val="0"/>
                <w:sz w:val="20"/>
                <w:szCs w:val="20"/>
                <w:rtl w:val="0"/>
              </w:rPr>
              <w:t xml:space="preserve">Septiembre de 2022</w:t>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0">
            <w:pPr>
              <w:spacing w:after="0" w:before="0" w:line="240" w:lineRule="auto"/>
              <w:ind w:left="0" w:firstLine="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31">
            <w:pPr>
              <w:spacing w:line="240" w:lineRule="auto"/>
              <w:rPr>
                <w:b w:val="0"/>
                <w:sz w:val="20"/>
                <w:szCs w:val="20"/>
              </w:rPr>
            </w:pPr>
            <w:r w:rsidDel="00000000" w:rsidR="00000000" w:rsidRPr="00000000">
              <w:rPr>
                <w:b w:val="0"/>
                <w:sz w:val="20"/>
                <w:szCs w:val="20"/>
                <w:rtl w:val="0"/>
              </w:rPr>
              <w:t xml:space="preserve">Paola Alexandra Moya Peralta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32">
            <w:pPr>
              <w:spacing w:line="240" w:lineRule="auto"/>
              <w:rPr>
                <w:b w:val="0"/>
                <w:sz w:val="20"/>
                <w:szCs w:val="20"/>
              </w:rPr>
            </w:pPr>
            <w:r w:rsidDel="00000000" w:rsidR="00000000" w:rsidRPr="00000000">
              <w:rPr>
                <w:b w:val="0"/>
                <w:sz w:val="20"/>
                <w:szCs w:val="20"/>
                <w:rtl w:val="0"/>
              </w:rPr>
              <w:t xml:space="preserve">Diseñadora instruccional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33">
            <w:pPr>
              <w:spacing w:line="240" w:lineRule="auto"/>
              <w:rPr>
                <w:b w:val="0"/>
                <w:sz w:val="20"/>
                <w:szCs w:val="20"/>
              </w:rPr>
            </w:pPr>
            <w:r w:rsidDel="00000000" w:rsidR="00000000" w:rsidRPr="00000000">
              <w:rPr>
                <w:b w:val="0"/>
                <w:sz w:val="20"/>
                <w:szCs w:val="20"/>
                <w:rtl w:val="0"/>
              </w:rPr>
              <w:t xml:space="preserve">Regional Norte de Santander - Centro de la Industria, la Empresa y los Servicios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34">
            <w:pPr>
              <w:spacing w:line="240" w:lineRule="auto"/>
              <w:rPr>
                <w:b w:val="0"/>
                <w:sz w:val="20"/>
                <w:szCs w:val="20"/>
              </w:rPr>
            </w:pPr>
            <w:r w:rsidDel="00000000" w:rsidR="00000000" w:rsidRPr="00000000">
              <w:rPr>
                <w:b w:val="0"/>
                <w:color w:val="181818"/>
                <w:sz w:val="20"/>
                <w:szCs w:val="20"/>
                <w:rtl w:val="0"/>
              </w:rPr>
              <w:t xml:space="preserve">Septiembre</w:t>
            </w:r>
            <w:r w:rsidDel="00000000" w:rsidR="00000000" w:rsidRPr="00000000">
              <w:rPr>
                <w:b w:val="0"/>
                <w:sz w:val="20"/>
                <w:szCs w:val="20"/>
                <w:rtl w:val="0"/>
              </w:rPr>
              <w:t xml:space="preserve"> 2022</w:t>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5">
            <w:pPr>
              <w:spacing w:after="0" w:before="0" w:line="240" w:lineRule="auto"/>
              <w:ind w:left="0" w:firstLine="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36">
            <w:pPr>
              <w:spacing w:line="240" w:lineRule="auto"/>
              <w:rPr>
                <w:b w:val="0"/>
                <w:sz w:val="20"/>
                <w:szCs w:val="20"/>
              </w:rPr>
            </w:pPr>
            <w:r w:rsidDel="00000000" w:rsidR="00000000" w:rsidRPr="00000000">
              <w:rPr>
                <w:b w:val="0"/>
                <w:sz w:val="20"/>
                <w:szCs w:val="20"/>
                <w:rtl w:val="0"/>
              </w:rPr>
              <w:t xml:space="preserve">Alix Cecilia Chinchilla Rueda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37">
            <w:pPr>
              <w:spacing w:line="240" w:lineRule="auto"/>
              <w:ind w:left="284" w:firstLine="0"/>
              <w:jc w:val="both"/>
              <w:rPr>
                <w:b w:val="0"/>
                <w:sz w:val="20"/>
                <w:szCs w:val="20"/>
              </w:rPr>
            </w:pPr>
            <w:r w:rsidDel="00000000" w:rsidR="00000000" w:rsidRPr="00000000">
              <w:rPr>
                <w:b w:val="0"/>
                <w:sz w:val="20"/>
                <w:szCs w:val="20"/>
                <w:rtl w:val="0"/>
              </w:rPr>
              <w:t xml:space="preserve">Asesora Metodológica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38">
            <w:pPr>
              <w:spacing w:line="240" w:lineRule="auto"/>
              <w:rPr>
                <w:b w:val="0"/>
                <w:sz w:val="20"/>
                <w:szCs w:val="20"/>
              </w:rPr>
            </w:pPr>
            <w:r w:rsidDel="00000000" w:rsidR="00000000" w:rsidRPr="00000000">
              <w:rPr>
                <w:b w:val="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39">
            <w:pPr>
              <w:spacing w:line="240" w:lineRule="auto"/>
              <w:rPr>
                <w:b w:val="0"/>
                <w:sz w:val="20"/>
                <w:szCs w:val="20"/>
              </w:rPr>
            </w:pPr>
            <w:r w:rsidDel="00000000" w:rsidR="00000000" w:rsidRPr="00000000">
              <w:rPr>
                <w:b w:val="0"/>
                <w:sz w:val="20"/>
                <w:szCs w:val="20"/>
                <w:rtl w:val="0"/>
              </w:rPr>
              <w:t xml:space="preserve">Octubre 2022</w:t>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A">
            <w:pPr>
              <w:spacing w:after="0" w:before="0" w:line="240" w:lineRule="auto"/>
              <w:ind w:left="0" w:firstLine="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3B">
            <w:pPr>
              <w:spacing w:line="240" w:lineRule="auto"/>
              <w:rPr>
                <w:b w:val="0"/>
                <w:sz w:val="20"/>
                <w:szCs w:val="20"/>
              </w:rPr>
            </w:pPr>
            <w:r w:rsidDel="00000000" w:rsidR="00000000" w:rsidRPr="00000000">
              <w:rPr>
                <w:b w:val="0"/>
                <w:color w:val="181818"/>
                <w:sz w:val="20"/>
                <w:szCs w:val="20"/>
                <w:rtl w:val="0"/>
              </w:rPr>
              <w:t xml:space="preserve">Rafael Neftalí Lizcano Reyes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3C">
            <w:pPr>
              <w:spacing w:line="240" w:lineRule="auto"/>
              <w:jc w:val="both"/>
              <w:rPr>
                <w:b w:val="0"/>
                <w:sz w:val="20"/>
                <w:szCs w:val="20"/>
              </w:rPr>
            </w:pPr>
            <w:r w:rsidDel="00000000" w:rsidR="00000000" w:rsidRPr="00000000">
              <w:rPr>
                <w:b w:val="0"/>
                <w:color w:val="181818"/>
                <w:sz w:val="20"/>
                <w:szCs w:val="20"/>
                <w:rtl w:val="0"/>
              </w:rPr>
              <w:t xml:space="preserve">Responsable Equipo Desarrollo Curricular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3D">
            <w:pPr>
              <w:spacing w:line="240" w:lineRule="auto"/>
              <w:rPr>
                <w:b w:val="0"/>
                <w:sz w:val="20"/>
                <w:szCs w:val="20"/>
              </w:rPr>
            </w:pPr>
            <w:r w:rsidDel="00000000" w:rsidR="00000000" w:rsidRPr="00000000">
              <w:rPr>
                <w:b w:val="0"/>
                <w:color w:val="181818"/>
                <w:sz w:val="20"/>
                <w:szCs w:val="20"/>
                <w:rtl w:val="0"/>
              </w:rPr>
              <w:t xml:space="preserve">Regional Santander - Centro Industrial del Diseño y la Manufactura.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3E">
            <w:pPr>
              <w:spacing w:line="240" w:lineRule="auto"/>
              <w:rPr>
                <w:b w:val="0"/>
                <w:sz w:val="20"/>
                <w:szCs w:val="20"/>
              </w:rPr>
            </w:pPr>
            <w:r w:rsidDel="00000000" w:rsidR="00000000" w:rsidRPr="00000000">
              <w:rPr>
                <w:b w:val="0"/>
                <w:sz w:val="20"/>
                <w:szCs w:val="20"/>
                <w:rtl w:val="0"/>
              </w:rPr>
              <w:t xml:space="preserve">Octubre 2022</w:t>
            </w:r>
          </w:p>
        </w:tc>
      </w:tr>
      <w:tr>
        <w:trPr>
          <w:cantSplit w:val="0"/>
          <w:trHeight w:val="200"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F">
            <w:pPr>
              <w:spacing w:after="0" w:before="0" w:line="240" w:lineRule="auto"/>
              <w:ind w:left="0" w:firstLine="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40">
            <w:pPr>
              <w:spacing w:line="240" w:lineRule="auto"/>
              <w:rPr>
                <w:b w:val="0"/>
                <w:color w:val="181818"/>
                <w:sz w:val="20"/>
                <w:szCs w:val="20"/>
              </w:rPr>
            </w:pPr>
            <w:r w:rsidDel="00000000" w:rsidR="00000000" w:rsidRPr="00000000">
              <w:rPr>
                <w:b w:val="0"/>
                <w:color w:val="181818"/>
                <w:sz w:val="20"/>
                <w:szCs w:val="20"/>
                <w:rtl w:val="0"/>
              </w:rPr>
              <w:t xml:space="preserve">Sandra Patricia Hoyos Sepúlveda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41">
            <w:pPr>
              <w:spacing w:line="240" w:lineRule="auto"/>
              <w:jc w:val="both"/>
              <w:rPr>
                <w:b w:val="0"/>
                <w:color w:val="181818"/>
                <w:sz w:val="20"/>
                <w:szCs w:val="20"/>
              </w:rPr>
            </w:pPr>
            <w:r w:rsidDel="00000000" w:rsidR="00000000" w:rsidRPr="00000000">
              <w:rPr>
                <w:b w:val="0"/>
                <w:color w:val="181818"/>
                <w:sz w:val="20"/>
                <w:szCs w:val="20"/>
                <w:rtl w:val="0"/>
              </w:rPr>
              <w:t xml:space="preserve">Corrección de estilo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42">
            <w:pPr>
              <w:spacing w:line="240" w:lineRule="auto"/>
              <w:rPr>
                <w:b w:val="0"/>
                <w:color w:val="181818"/>
                <w:sz w:val="20"/>
                <w:szCs w:val="20"/>
              </w:rPr>
            </w:pPr>
            <w:r w:rsidDel="00000000" w:rsidR="00000000" w:rsidRPr="00000000">
              <w:rPr>
                <w:b w:val="0"/>
                <w:color w:val="181818"/>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43">
            <w:pPr>
              <w:spacing w:line="240" w:lineRule="auto"/>
              <w:rPr>
                <w:b w:val="0"/>
                <w:sz w:val="20"/>
                <w:szCs w:val="20"/>
              </w:rPr>
            </w:pPr>
            <w:r w:rsidDel="00000000" w:rsidR="00000000" w:rsidRPr="00000000">
              <w:rPr>
                <w:b w:val="0"/>
                <w:sz w:val="20"/>
                <w:szCs w:val="20"/>
                <w:rtl w:val="0"/>
              </w:rPr>
              <w:t xml:space="preserve">Octubre de 2022</w:t>
            </w:r>
          </w:p>
        </w:tc>
      </w:tr>
    </w:tbl>
    <w:p w:rsidR="00000000" w:rsidDel="00000000" w:rsidP="00000000" w:rsidRDefault="00000000" w:rsidRPr="00000000" w14:paraId="00000144">
      <w:pP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45">
      <w:pPr>
        <w:ind w:left="284" w:firstLine="0"/>
        <w:jc w:val="both"/>
        <w:rPr>
          <w:b w:val="1"/>
          <w:sz w:val="20"/>
          <w:szCs w:val="20"/>
        </w:rPr>
      </w:pPr>
      <w:r w:rsidDel="00000000" w:rsidR="00000000" w:rsidRPr="00000000">
        <w:rPr>
          <w:rtl w:val="0"/>
        </w:rPr>
      </w:r>
    </w:p>
    <w:p w:rsidR="00000000" w:rsidDel="00000000" w:rsidP="00000000" w:rsidRDefault="00000000" w:rsidRPr="00000000" w14:paraId="00000146">
      <w:pP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47">
      <w:pPr>
        <w:ind w:left="284" w:firstLine="0"/>
        <w:jc w:val="both"/>
        <w:rPr>
          <w:color w:val="000000"/>
          <w:sz w:val="20"/>
          <w:szCs w:val="20"/>
        </w:rPr>
      </w:pPr>
      <w:r w:rsidDel="00000000" w:rsidR="00000000" w:rsidRPr="00000000">
        <w:rPr>
          <w:b w:val="1"/>
          <w:color w:val="000000"/>
          <w:sz w:val="20"/>
          <w:szCs w:val="20"/>
          <w:rtl w:val="0"/>
        </w:rPr>
        <w:t xml:space="preserve">I. CONTROL DE CAMBIOS </w:t>
      </w:r>
      <w:r w:rsidDel="00000000" w:rsidR="00000000" w:rsidRPr="00000000">
        <w:rPr>
          <w:rtl w:val="0"/>
        </w:rPr>
      </w:r>
    </w:p>
    <w:p w:rsidR="00000000" w:rsidDel="00000000" w:rsidP="00000000" w:rsidRDefault="00000000" w:rsidRPr="00000000" w14:paraId="00000148">
      <w:pPr>
        <w:ind w:left="284" w:firstLine="0"/>
        <w:jc w:val="both"/>
        <w:rPr>
          <w:sz w:val="20"/>
          <w:szCs w:val="20"/>
        </w:rPr>
      </w:pPr>
      <w:r w:rsidDel="00000000" w:rsidR="00000000" w:rsidRPr="00000000">
        <w:rPr>
          <w:rtl w:val="0"/>
        </w:rPr>
      </w:r>
    </w:p>
    <w:tbl>
      <w:tblPr>
        <w:tblStyle w:val="Table12"/>
        <w:tblW w:w="921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276"/>
        <w:gridCol w:w="1701"/>
        <w:gridCol w:w="1276"/>
        <w:gridCol w:w="1559"/>
        <w:tblGridChange w:id="0">
          <w:tblGrid>
            <w:gridCol w:w="1264"/>
            <w:gridCol w:w="2138"/>
            <w:gridCol w:w="1276"/>
            <w:gridCol w:w="1701"/>
            <w:gridCol w:w="1276"/>
            <w:gridCol w:w="1559"/>
          </w:tblGrid>
        </w:tblGridChange>
      </w:tblGrid>
      <w:tr>
        <w:trPr>
          <w:cantSplit w:val="0"/>
          <w:tblHeader w:val="0"/>
        </w:trPr>
        <w:tc>
          <w:tcPr>
            <w:tcBorders>
              <w:bottom w:color="000000" w:space="0" w:sz="4" w:val="single"/>
              <w:right w:color="000000" w:space="0" w:sz="4" w:val="single"/>
            </w:tcBorders>
            <w:shd w:fill="auto" w:val="clear"/>
          </w:tcPr>
          <w:p w:rsidR="00000000" w:rsidDel="00000000" w:rsidP="00000000" w:rsidRDefault="00000000" w:rsidRPr="00000000" w14:paraId="00000149">
            <w:pPr>
              <w:widowControl w:val="0"/>
              <w:ind w:left="284" w:firstLine="0"/>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A">
            <w:pPr>
              <w:widowControl w:val="0"/>
              <w:ind w:left="0" w:firstLine="0"/>
              <w:jc w:val="both"/>
              <w:rPr>
                <w:sz w:val="20"/>
                <w:szCs w:val="20"/>
              </w:rPr>
            </w:pPr>
            <w:r w:rsidDel="00000000" w:rsidR="00000000" w:rsidRPr="00000000">
              <w:rPr>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widowControl w:val="0"/>
              <w:ind w:left="0" w:firstLine="0"/>
              <w:jc w:val="both"/>
              <w:rPr>
                <w:sz w:val="20"/>
                <w:szCs w:val="20"/>
              </w:rPr>
            </w:pPr>
            <w:r w:rsidDel="00000000" w:rsidR="00000000" w:rsidRPr="00000000">
              <w:rPr>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C">
            <w:pPr>
              <w:widowControl w:val="0"/>
              <w:ind w:left="0" w:firstLine="0"/>
              <w:jc w:val="both"/>
              <w:rPr>
                <w:sz w:val="20"/>
                <w:szCs w:val="20"/>
              </w:rPr>
            </w:pPr>
            <w:r w:rsidDel="00000000" w:rsidR="00000000" w:rsidRPr="00000000">
              <w:rPr>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D">
            <w:pPr>
              <w:widowControl w:val="0"/>
              <w:ind w:left="0" w:firstLine="0"/>
              <w:jc w:val="both"/>
              <w:rPr>
                <w:sz w:val="20"/>
                <w:szCs w:val="20"/>
              </w:rPr>
            </w:pPr>
            <w:r w:rsidDel="00000000" w:rsidR="00000000" w:rsidRPr="00000000">
              <w:rPr>
                <w:sz w:val="20"/>
                <w:szCs w:val="20"/>
                <w:rtl w:val="0"/>
              </w:rPr>
              <w:t xml:space="preserve">Fecha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E">
            <w:pPr>
              <w:widowControl w:val="0"/>
              <w:ind w:left="0" w:firstLine="0"/>
              <w:rPr>
                <w:sz w:val="20"/>
                <w:szCs w:val="20"/>
              </w:rPr>
            </w:pPr>
            <w:r w:rsidDel="00000000" w:rsidR="00000000" w:rsidRPr="00000000">
              <w:rPr>
                <w:sz w:val="20"/>
                <w:szCs w:val="20"/>
                <w:rtl w:val="0"/>
              </w:rPr>
              <w:t xml:space="preserve">Razón del cambio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F">
            <w:pPr>
              <w:widowControl w:val="0"/>
              <w:ind w:left="284" w:firstLine="0"/>
              <w:jc w:val="both"/>
              <w:rPr>
                <w:sz w:val="20"/>
                <w:szCs w:val="20"/>
              </w:rPr>
            </w:pPr>
            <w:r w:rsidDel="00000000" w:rsidR="00000000" w:rsidRPr="00000000">
              <w:rPr>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widowControl w:val="0"/>
              <w:ind w:left="284" w:firstLine="0"/>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1">
            <w:pPr>
              <w:widowControl w:val="0"/>
              <w:ind w:left="284" w:firstLine="0"/>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2">
            <w:pPr>
              <w:widowControl w:val="0"/>
              <w:ind w:left="284" w:firstLine="0"/>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3">
            <w:pPr>
              <w:widowControl w:val="0"/>
              <w:ind w:left="284" w:firstLine="0"/>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4">
            <w:pPr>
              <w:widowControl w:val="0"/>
              <w:ind w:left="284" w:firstLine="0"/>
              <w:jc w:val="both"/>
              <w:rPr>
                <w:sz w:val="20"/>
                <w:szCs w:val="20"/>
              </w:rPr>
            </w:pPr>
            <w:r w:rsidDel="00000000" w:rsidR="00000000" w:rsidRPr="00000000">
              <w:rPr>
                <w:rtl w:val="0"/>
              </w:rPr>
            </w:r>
          </w:p>
        </w:tc>
      </w:tr>
    </w:tbl>
    <w:p w:rsidR="00000000" w:rsidDel="00000000" w:rsidP="00000000" w:rsidRDefault="00000000" w:rsidRPr="00000000" w14:paraId="00000155">
      <w:pPr>
        <w:jc w:val="both"/>
        <w:rPr>
          <w:color w:val="000000"/>
          <w:sz w:val="20"/>
          <w:szCs w:val="20"/>
        </w:rPr>
      </w:pPr>
      <w:r w:rsidDel="00000000" w:rsidR="00000000" w:rsidRPr="00000000">
        <w:rPr>
          <w:rtl w:val="0"/>
        </w:rPr>
      </w:r>
    </w:p>
    <w:sectPr>
      <w:headerReference r:id="rId17" w:type="default"/>
      <w:footerReference r:id="rId18" w:type="default"/>
      <w:pgSz w:h="15840" w:w="12240" w:orient="portrait"/>
      <w:pgMar w:bottom="1701" w:top="1701" w:left="1701" w:right="170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OYA PERALTA PAOLA ALEXANDRA" w:id="1" w:date="2022-09-29T20:20:00Z">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CF022_Sintesis</w:t>
      </w:r>
    </w:p>
  </w:comment>
  <w:comment w:author="MOYA PERALTA PAOLA ALEXANDRA" w:id="0" w:date="2022-10-04T07:32:00Z">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tabla editable se encuentra como; Anexo_Tabla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5D" w15:done="0"/>
  <w15:commentEx w15:paraId="0000015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5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5C">
    <w:pP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tabs>
        <w:tab w:val="center" w:pos="4419"/>
        <w:tab w:val="right" w:pos="8838"/>
      </w:tabs>
      <w:spacing w:line="240" w:lineRule="auto"/>
      <w:rPr>
        <w:color w:val="000000"/>
      </w:rPr>
    </w:pPr>
    <w:r w:rsidDel="00000000" w:rsidR="00000000" w:rsidRPr="00000000">
      <w:rPr>
        <w:color w:val="000000"/>
      </w:rPr>
      <w:drawing>
        <wp:anchor allowOverlap="1" behindDoc="1" distB="0" distT="0" distL="0" distR="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82" name="image1.png"/>
          <a:graphic>
            <a:graphicData uri="http://schemas.openxmlformats.org/drawingml/2006/picture">
              <pic:pic>
                <pic:nvPicPr>
                  <pic:cNvPr id="0" name="image1.png"/>
                  <pic:cNvPicPr preferRelativeResize="0"/>
                </pic:nvPicPr>
                <pic:blipFill>
                  <a:blip r:embed="rId1"/>
                  <a:srcRect b="0" l="88763" r="0" t="-3412"/>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57">
    <w:pPr>
      <w:tabs>
        <w:tab w:val="center" w:pos="4419"/>
        <w:tab w:val="right" w:pos="8838"/>
      </w:tabs>
      <w:spacing w:line="240" w:lineRule="auto"/>
      <w:jc w:val="cente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BD73C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Textoindependiente"/>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character" w:styleId="EncabezadoCar" w:customStyle="1">
    <w:name w:val="Encabezado Car"/>
    <w:basedOn w:val="Fuentedeprrafopredeter"/>
    <w:link w:val="Encabezado"/>
    <w:uiPriority w:val="99"/>
    <w:qFormat w:val="1"/>
    <w:rsid w:val="0040006F"/>
  </w:style>
  <w:style w:type="character" w:styleId="PiedepginaCar" w:customStyle="1">
    <w:name w:val="Pie de página Car"/>
    <w:basedOn w:val="Fuentedeprrafopredeter"/>
    <w:link w:val="Piedepgina"/>
    <w:uiPriority w:val="99"/>
    <w:qFormat w:val="1"/>
    <w:rsid w:val="0040006F"/>
  </w:style>
  <w:style w:type="character" w:styleId="Listavistosa-nfasis1Car" w:customStyle="1">
    <w:name w:val="Lista vistosa - Énfasis 1 Car"/>
    <w:link w:val="Listavistosa-nfasis1"/>
    <w:uiPriority w:val="34"/>
    <w:qFormat w:val="1"/>
    <w:rsid w:val="0005659E"/>
    <w:rPr>
      <w:rFonts w:ascii="Arial" w:hAnsi="Arial"/>
      <w:b w:val="1"/>
      <w:sz w:val="24"/>
      <w:szCs w:val="24"/>
      <w:lang w:eastAsia="es-ES"/>
    </w:rPr>
  </w:style>
  <w:style w:type="character" w:styleId="EnlacedeInternet" w:customStyle="1">
    <w:name w:val="Enlace de Internet"/>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qFormat w:val="1"/>
    <w:rsid w:val="00E65E01"/>
    <w:rPr>
      <w:color w:val="605e5c"/>
      <w:shd w:color="auto" w:fill="e1dfdd" w:val="clear"/>
    </w:rPr>
  </w:style>
  <w:style w:type="character" w:styleId="EnlacedeInternetvisitado" w:customStyle="1">
    <w:name w:val="Enlace de Internet visitado"/>
    <w:basedOn w:val="Fuentedeprrafopredeter"/>
    <w:uiPriority w:val="99"/>
    <w:semiHidden w:val="1"/>
    <w:unhideWhenUsed w:val="1"/>
    <w:rsid w:val="00CB7F80"/>
    <w:rPr>
      <w:color w:val="800080" w:themeColor="followedHyperlink"/>
      <w:u w:val="single"/>
    </w:rPr>
  </w:style>
  <w:style w:type="character" w:styleId="TextodegloboCar" w:customStyle="1">
    <w:name w:val="Texto de globo Car"/>
    <w:basedOn w:val="Fuentedeprrafopredeter"/>
    <w:link w:val="Textodeglobo"/>
    <w:uiPriority w:val="99"/>
    <w:semiHidden w:val="1"/>
    <w:qFormat w:val="1"/>
    <w:rsid w:val="00476490"/>
    <w:rPr>
      <w:rFonts w:ascii="Times New Roman" w:cs="Times New Roman" w:hAnsi="Times New Roman"/>
      <w:sz w:val="18"/>
      <w:szCs w:val="18"/>
    </w:rPr>
  </w:style>
  <w:style w:type="character" w:styleId="Refdecomentario">
    <w:name w:val="annotation reference"/>
    <w:basedOn w:val="Fuentedeprrafopredeter"/>
    <w:uiPriority w:val="99"/>
    <w:unhideWhenUsed w:val="1"/>
    <w:qFormat w:val="1"/>
    <w:rsid w:val="00726CB3"/>
    <w:rPr>
      <w:sz w:val="16"/>
      <w:szCs w:val="16"/>
    </w:rPr>
  </w:style>
  <w:style w:type="character" w:styleId="TextocomentarioCar" w:customStyle="1">
    <w:name w:val="Texto comentario Car"/>
    <w:basedOn w:val="Fuentedeprrafopredeter"/>
    <w:link w:val="Textocomentario"/>
    <w:uiPriority w:val="99"/>
    <w:qFormat w:val="1"/>
    <w:rsid w:val="00726CB3"/>
    <w:rPr>
      <w:sz w:val="20"/>
      <w:szCs w:val="20"/>
    </w:rPr>
  </w:style>
  <w:style w:type="character" w:styleId="AsuntodelcomentarioCar" w:customStyle="1">
    <w:name w:val="Asunto del comentario Car"/>
    <w:basedOn w:val="TextocomentarioCar"/>
    <w:link w:val="Asuntodelcomentario"/>
    <w:uiPriority w:val="99"/>
    <w:semiHidden w:val="1"/>
    <w:qFormat w:val="1"/>
    <w:rsid w:val="00726CB3"/>
    <w:rPr>
      <w:b w:val="1"/>
      <w:bCs w:val="1"/>
      <w:sz w:val="20"/>
      <w:szCs w:val="20"/>
    </w:rPr>
  </w:style>
  <w:style w:type="character" w:styleId="normaltextrun" w:customStyle="1">
    <w:name w:val="normaltextrun"/>
    <w:basedOn w:val="Fuentedeprrafopredeter"/>
    <w:qFormat w:val="1"/>
    <w:rsid w:val="008D11DD"/>
  </w:style>
  <w:style w:type="character" w:styleId="eop" w:customStyle="1">
    <w:name w:val="eop"/>
    <w:basedOn w:val="Fuentedeprrafopredeter"/>
    <w:qFormat w:val="1"/>
    <w:rsid w:val="008D11DD"/>
  </w:style>
  <w:style w:type="character" w:styleId="Textoennegrita">
    <w:name w:val="Strong"/>
    <w:basedOn w:val="Fuentedeprrafopredeter"/>
    <w:uiPriority w:val="22"/>
    <w:qFormat w:val="1"/>
    <w:rsid w:val="00931BF1"/>
    <w:rPr>
      <w:b w:val="1"/>
      <w:bCs w:val="1"/>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val="1"/>
    <w:pPr>
      <w:suppressLineNumbers w:val="1"/>
      <w:spacing w:after="120" w:before="120"/>
    </w:pPr>
    <w:rPr>
      <w:rFonts w:cs="Lohit Devanagari"/>
      <w:i w:val="1"/>
      <w:iCs w:val="1"/>
      <w:sz w:val="24"/>
      <w:szCs w:val="24"/>
    </w:rPr>
  </w:style>
  <w:style w:type="paragraph" w:styleId="ndice" w:customStyle="1">
    <w:name w:val="Índice"/>
    <w:basedOn w:val="Normal"/>
    <w:qFormat w:val="1"/>
    <w:pPr>
      <w:suppressLineNumbers w:val="1"/>
    </w:pPr>
    <w:rPr>
      <w:rFonts w:cs="Lohit Devanagari"/>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Cabeceraypie" w:customStyle="1">
    <w:name w:val="Cabecera y pie"/>
    <w:basedOn w:val="Normal"/>
    <w:qFormat w:val="1"/>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paragraph" w:styleId="NormalWeb">
    <w:name w:val="Normal (Web)"/>
    <w:basedOn w:val="Normal"/>
    <w:uiPriority w:val="99"/>
    <w:unhideWhenUsed w:val="1"/>
    <w:qFormat w:val="1"/>
    <w:rsid w:val="00745E70"/>
    <w:pPr>
      <w:spacing w:afterAutospacing="1" w:beforeAutospacing="1" w:line="240" w:lineRule="auto"/>
    </w:pPr>
    <w:rPr>
      <w:rFonts w:ascii="Times New Roman" w:cs="Times New Roman" w:eastAsia="Times New Roman" w:hAnsi="Times New Roman"/>
      <w:sz w:val="24"/>
      <w:szCs w:val="24"/>
    </w:rPr>
  </w:style>
  <w:style w:type="paragraph" w:styleId="Prrafodelista">
    <w:name w:val="List Paragraph"/>
    <w:basedOn w:val="Normal"/>
    <w:uiPriority w:val="34"/>
    <w:qFormat w:val="1"/>
    <w:rsid w:val="0005659E"/>
    <w:pPr>
      <w:ind w:left="720"/>
      <w:contextualSpacing w:val="1"/>
    </w:pPr>
  </w:style>
  <w:style w:type="paragraph" w:styleId="Textodeglobo">
    <w:name w:val="Balloon Text"/>
    <w:basedOn w:val="Normal"/>
    <w:link w:val="TextodegloboCar"/>
    <w:uiPriority w:val="99"/>
    <w:semiHidden w:val="1"/>
    <w:unhideWhenUsed w:val="1"/>
    <w:qFormat w:val="1"/>
    <w:rsid w:val="00476490"/>
    <w:pPr>
      <w:spacing w:line="240" w:lineRule="auto"/>
    </w:pPr>
    <w:rPr>
      <w:rFonts w:ascii="Times New Roman" w:cs="Times New Roman" w:hAnsi="Times New Roman"/>
      <w:sz w:val="18"/>
      <w:szCs w:val="18"/>
    </w:rPr>
  </w:style>
  <w:style w:type="paragraph" w:styleId="Textocomentario">
    <w:name w:val="annotation text"/>
    <w:basedOn w:val="Normal"/>
    <w:link w:val="TextocomentarioCar"/>
    <w:uiPriority w:val="99"/>
    <w:unhideWhenUsed w:val="1"/>
    <w:qFormat w:val="1"/>
    <w:rsid w:val="00726CB3"/>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val="1"/>
    <w:unhideWhenUsed w:val="1"/>
    <w:qFormat w:val="1"/>
    <w:rsid w:val="00726CB3"/>
    <w:rPr>
      <w:b w:val="1"/>
      <w:bCs w:val="1"/>
    </w:rPr>
  </w:style>
  <w:style w:type="paragraph" w:styleId="paragraph" w:customStyle="1">
    <w:name w:val="paragraph"/>
    <w:basedOn w:val="Normal"/>
    <w:qFormat w:val="1"/>
    <w:rsid w:val="008D11DD"/>
    <w:pPr>
      <w:spacing w:afterAutospacing="1" w:beforeAutospacing="1" w:line="240" w:lineRule="auto"/>
    </w:pPr>
    <w:rPr>
      <w:rFonts w:ascii="Times New Roman" w:cs="Times New Roman" w:eastAsia="Times New Roman" w:hAnsi="Times New Roman"/>
      <w:sz w:val="24"/>
      <w:szCs w:val="24"/>
      <w:lang w:eastAsia="es-419" w:val="es-419"/>
    </w:rPr>
  </w:style>
  <w:style w:type="table" w:styleId="NormalTable0" w:customStyle="1">
    <w:name w:val="Normal Table0"/>
    <w:tblPr>
      <w:tblCellMar>
        <w:top w:w="0.0" w:type="dxa"/>
        <w:left w:w="0.0" w:type="dxa"/>
        <w:bottom w:w="0.0" w:type="dxa"/>
        <w:right w:w="0.0" w:type="dxa"/>
      </w:tblCellMar>
    </w:tblPr>
  </w:style>
  <w:style w:type="table" w:styleId="Tablaconcuadrcula">
    <w:name w:val="Table Grid"/>
    <w:basedOn w:val="Tablanormal"/>
    <w:uiPriority w:val="39"/>
    <w:rsid w:val="0040006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avistosa-nfasis1">
    <w:name w:val="Colorful List Accent 1"/>
    <w:basedOn w:val="Tablanormal"/>
    <w:link w:val="Listavistosa-nfasis1Car"/>
    <w:uiPriority w:val="34"/>
    <w:semiHidden w:val="1"/>
    <w:unhideWhenUsed w:val="1"/>
    <w:rsid w:val="0005659E"/>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AAAAA" w:customStyle="1">
    <w:name w:val="AAAAA"/>
    <w:basedOn w:val="Normal"/>
    <w:link w:val="AAAAAChar"/>
    <w:qFormat w:val="1"/>
    <w:rsid w:val="586034A7"/>
    <w:pPr>
      <w:jc w:val="both"/>
    </w:pPr>
    <w:rPr>
      <w:sz w:val="20"/>
      <w:szCs w:val="20"/>
    </w:rPr>
  </w:style>
  <w:style w:type="character" w:styleId="AAAAAChar" w:customStyle="1">
    <w:name w:val="AAAAA Char"/>
    <w:basedOn w:val="Fuentedeprrafopredeter"/>
    <w:link w:val="AAAAA"/>
    <w:rsid w:val="586034A7"/>
    <w:rPr>
      <w:rFonts w:ascii="Arial" w:cs="Arial" w:eastAsia="Arial" w:hAnsi="Arial"/>
      <w:b w:val="0"/>
      <w:bCs w:val="0"/>
      <w:i w:val="0"/>
      <w:iCs w:val="0"/>
      <w:color w:val="auto"/>
      <w:sz w:val="20"/>
      <w:szCs w:val="20"/>
      <w:lang w:bidi="ar-SA" w:eastAsia="es-CO" w:val="es-CO"/>
    </w:rPr>
  </w:style>
  <w:style w:type="character" w:styleId="Hipervnculo">
    <w:name w:val="Hyperlink"/>
    <w:basedOn w:val="Fuentedeprrafopredeter"/>
    <w:uiPriority w:val="99"/>
    <w:unhideWhenUsed w:val="1"/>
    <w:rPr>
      <w:color w:val="0000ff" w:themeColor="hyperlink"/>
      <w:u w:val="single"/>
    </w:rPr>
  </w:style>
  <w:style w:type="character" w:styleId="Refdenotaalpie">
    <w:name w:val="footnote reference"/>
    <w:basedOn w:val="Fuentedeprrafopredeter"/>
    <w:uiPriority w:val="99"/>
    <w:semiHidden w:val="1"/>
    <w:unhideWhenUsed w:val="1"/>
    <w:rPr>
      <w:vertAlign w:val="superscript"/>
    </w:rPr>
  </w:style>
  <w:style w:type="table" w:styleId="Tablaconcuadrculaclara">
    <w:name w:val="Grid Table Light"/>
    <w:basedOn w:val="NormalTable0"/>
    <w:uiPriority w:val="40"/>
    <w:tblPr>
      <w:tblInd w:w="0.0" w:type="dxa"/>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CellMar>
        <w:left w:w="108.0" w:type="dxa"/>
        <w:right w:w="108.0" w:type="dxa"/>
      </w:tblCellMar>
    </w:tblPr>
  </w:style>
  <w:style w:type="character" w:styleId="TextonotapieCar" w:customStyle="1">
    <w:name w:val="Texto nota pie Car"/>
    <w:basedOn w:val="Fuentedeprrafopredeter"/>
    <w:link w:val="Textonotapie"/>
    <w:uiPriority w:val="99"/>
    <w:semiHidden w:val="1"/>
    <w:rPr>
      <w:sz w:val="20"/>
      <w:szCs w:val="20"/>
    </w:rPr>
  </w:style>
  <w:style w:type="paragraph" w:styleId="Textonotapie">
    <w:name w:val="footnote text"/>
    <w:basedOn w:val="Normal"/>
    <w:link w:val="TextonotapieCar"/>
    <w:uiPriority w:val="99"/>
    <w:semiHidden w:val="1"/>
    <w:unhideWhenUsed w:val="1"/>
    <w:pPr>
      <w:spacing w:line="240" w:lineRule="auto"/>
    </w:pPr>
    <w:rPr>
      <w:sz w:val="20"/>
      <w:szCs w:val="20"/>
    </w:rPr>
  </w:style>
  <w:style w:type="paragraph" w:styleId="gt-block" w:customStyle="1">
    <w:name w:val="gt-block"/>
    <w:basedOn w:val="Normal"/>
    <w:rsid w:val="00BA221A"/>
    <w:pPr>
      <w:spacing w:after="100" w:afterAutospacing="1" w:before="100" w:beforeAutospacing="1" w:line="240" w:lineRule="auto"/>
    </w:pPr>
    <w:rPr>
      <w:rFonts w:ascii="Times New Roman" w:cs="Times New Roman" w:eastAsia="Times New Roman" w:hAnsi="Times New Roman"/>
      <w:sz w:val="24"/>
      <w:szCs w:val="24"/>
    </w:rPr>
  </w:style>
  <w:style w:type="character" w:styleId="nfasis">
    <w:name w:val="Emphasis"/>
    <w:basedOn w:val="Fuentedeprrafopredeter"/>
    <w:uiPriority w:val="20"/>
    <w:qFormat w:val="1"/>
    <w:rsid w:val="00BA221A"/>
    <w:rPr>
      <w:i w:val="1"/>
      <w:iCs w:val="1"/>
    </w:rPr>
  </w:style>
  <w:style w:type="table" w:styleId="34" w:customStyle="1">
    <w:name w:val="34"/>
    <w:basedOn w:val="TableNormal10"/>
    <w:tblPr>
      <w:tblStyleRowBandSize w:val="1"/>
      <w:tblStyleColBandSize w:val="1"/>
      <w:tblCellMar>
        <w:left w:w="115.0" w:type="dxa"/>
        <w:right w:w="115.0" w:type="dxa"/>
      </w:tblCellMar>
    </w:tblPr>
  </w:style>
  <w:style w:type="table" w:styleId="33" w:customStyle="1">
    <w:name w:val="33"/>
    <w:basedOn w:val="TableNormal10"/>
    <w:tblPr>
      <w:tblStyleRowBandSize w:val="1"/>
      <w:tblStyleColBandSize w:val="1"/>
      <w:tblCellMar>
        <w:left w:w="115.0" w:type="dxa"/>
        <w:right w:w="115.0" w:type="dxa"/>
      </w:tblCellMar>
    </w:tblPr>
  </w:style>
  <w:style w:type="table" w:styleId="32" w:customStyle="1">
    <w:name w:val="32"/>
    <w:basedOn w:val="TableNormal10"/>
    <w:tblPr>
      <w:tblStyleRowBandSize w:val="1"/>
      <w:tblStyleColBandSize w:val="1"/>
      <w:tblCellMar>
        <w:left w:w="115.0" w:type="dxa"/>
        <w:right w:w="115.0" w:type="dxa"/>
      </w:tblCellMar>
    </w:tblPr>
  </w:style>
  <w:style w:type="table" w:styleId="31" w:customStyle="1">
    <w:name w:val="31"/>
    <w:basedOn w:val="TableNormal10"/>
    <w:tblPr>
      <w:tblStyleRowBandSize w:val="1"/>
      <w:tblStyleColBandSize w:val="1"/>
      <w:tblCellMar>
        <w:left w:w="115.0" w:type="dxa"/>
        <w:right w:w="115.0" w:type="dxa"/>
      </w:tblCellMar>
    </w:tblPr>
  </w:style>
  <w:style w:type="table" w:styleId="30" w:customStyle="1">
    <w:name w:val="30"/>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29" w:customStyle="1">
    <w:name w:val="29"/>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28" w:customStyle="1">
    <w:name w:val="28"/>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27" w:customStyle="1">
    <w:name w:val="27"/>
    <w:basedOn w:val="TableNormal10"/>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26" w:customStyle="1">
    <w:name w:val="26"/>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25" w:customStyle="1">
    <w:name w:val="25"/>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24" w:customStyle="1">
    <w:name w:val="24"/>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23" w:customStyle="1">
    <w:name w:val="23"/>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22" w:customStyle="1">
    <w:name w:val="22"/>
    <w:basedOn w:val="TableNormal10"/>
    <w:tblPr>
      <w:tblStyleRowBandSize w:val="1"/>
      <w:tblStyleColBandSize w:val="1"/>
      <w:tblCellMar>
        <w:left w:w="115.0" w:type="dxa"/>
        <w:right w:w="115.0" w:type="dxa"/>
      </w:tblCellMar>
    </w:tblPr>
  </w:style>
  <w:style w:type="table" w:styleId="21" w:customStyle="1">
    <w:name w:val="21"/>
    <w:basedOn w:val="TableNormal10"/>
    <w:tblPr>
      <w:tblStyleRowBandSize w:val="1"/>
      <w:tblStyleColBandSize w:val="1"/>
      <w:tblCellMar>
        <w:top w:w="100.0" w:type="dxa"/>
        <w:left w:w="100.0" w:type="dxa"/>
        <w:bottom w:w="100.0" w:type="dxa"/>
        <w:right w:w="100.0" w:type="dxa"/>
      </w:tblCellMar>
    </w:tblPr>
  </w:style>
  <w:style w:type="table" w:styleId="20" w:customStyle="1">
    <w:name w:val="20"/>
    <w:basedOn w:val="TableNormal10"/>
    <w:tblPr>
      <w:tblStyleRowBandSize w:val="1"/>
      <w:tblStyleColBandSize w:val="1"/>
      <w:tblCellMar>
        <w:top w:w="100.0" w:type="dxa"/>
        <w:left w:w="100.0" w:type="dxa"/>
        <w:bottom w:w="100.0" w:type="dxa"/>
        <w:right w:w="100.0" w:type="dxa"/>
      </w:tblCellMar>
    </w:tblPr>
  </w:style>
  <w:style w:type="table" w:styleId="19" w:customStyle="1">
    <w:name w:val="19"/>
    <w:basedOn w:val="TableNormal10"/>
    <w:tblPr>
      <w:tblStyleRowBandSize w:val="1"/>
      <w:tblStyleColBandSize w:val="1"/>
      <w:tblCellMar>
        <w:left w:w="115.0" w:type="dxa"/>
        <w:right w:w="115.0" w:type="dxa"/>
      </w:tblCellMar>
    </w:tblPr>
  </w:style>
  <w:style w:type="table" w:styleId="18" w:customStyle="1">
    <w:name w:val="18"/>
    <w:basedOn w:val="TableNormal10"/>
    <w:tblPr>
      <w:tblStyleRowBandSize w:val="1"/>
      <w:tblStyleColBandSize w:val="1"/>
      <w:tblCellMar>
        <w:left w:w="115.0" w:type="dxa"/>
        <w:right w:w="115.0" w:type="dxa"/>
      </w:tblCellMar>
    </w:tblPr>
  </w:style>
  <w:style w:type="table" w:styleId="17" w:customStyle="1">
    <w:name w:val="17"/>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13" w:customStyle="1">
    <w:name w:val="13"/>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12" w:customStyle="1">
    <w:name w:val="12"/>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11" w:customStyle="1">
    <w:name w:val="11"/>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10" w:customStyle="1">
    <w:name w:val="10"/>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9" w:customStyle="1">
    <w:name w:val="9"/>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10"/>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10"/>
    <w:rPr>
      <w:b w:val="1"/>
      <w:sz w:val="24"/>
      <w:szCs w:val="24"/>
    </w:rPr>
    <w:tblPr>
      <w:tblStyleRowBandSize w:val="1"/>
      <w:tblStyleColBandSize w:val="1"/>
      <w:tblCellMar>
        <w:left w:w="115.0" w:type="dxa"/>
        <w:right w:w="115.0" w:type="dxa"/>
      </w:tblCellMar>
    </w:tblPr>
    <w:tcPr>
      <w:shd w:color="auto" w:fill="edf2f8" w:val="clear"/>
    </w:tcPr>
  </w:style>
  <w:style w:type="paragraph" w:styleId="Default" w:customStyle="1">
    <w:name w:val="Default"/>
    <w:rsid w:val="006B1B60"/>
    <w:pPr>
      <w:autoSpaceDE w:val="0"/>
      <w:autoSpaceDN w:val="0"/>
      <w:adjustRightInd w:val="0"/>
      <w:spacing w:line="240" w:lineRule="auto"/>
    </w:pPr>
    <w:rPr>
      <w:rFonts w:eastAsiaTheme="minorHAnsi"/>
      <w:color w:val="000000"/>
      <w:sz w:val="24"/>
      <w:szCs w:val="24"/>
      <w:lang w:eastAsia="en-US"/>
    </w:rPr>
  </w:style>
  <w:style w:type="character" w:styleId="fontstyle01" w:customStyle="1">
    <w:name w:val="fontstyle01"/>
    <w:basedOn w:val="Fuentedeprrafopredeter"/>
    <w:rsid w:val="009A2967"/>
    <w:rPr>
      <w:rFonts w:ascii="ArialMT" w:hAnsi="ArialMT" w:hint="default"/>
      <w:b w:val="0"/>
      <w:bCs w:val="0"/>
      <w:i w:val="0"/>
      <w:iCs w:val="0"/>
      <w:color w:val="000000"/>
      <w:sz w:val="20"/>
      <w:szCs w:val="20"/>
    </w:rPr>
  </w:style>
  <w:style w:type="character" w:styleId="fontstyle21" w:customStyle="1">
    <w:name w:val="fontstyle21"/>
    <w:basedOn w:val="Fuentedeprrafopredeter"/>
    <w:rsid w:val="009A2967"/>
    <w:rPr>
      <w:rFonts w:ascii="Arial-BoldMT" w:hAnsi="Arial-BoldMT" w:hint="default"/>
      <w:b w:val="1"/>
      <w:bCs w:val="1"/>
      <w:i w:val="0"/>
      <w:iCs w:val="0"/>
      <w:color w:val="000000"/>
      <w:sz w:val="24"/>
      <w:szCs w:val="24"/>
    </w:rPr>
  </w:style>
  <w:style w:type="character" w:styleId="fontstyle31" w:customStyle="1">
    <w:name w:val="fontstyle31"/>
    <w:basedOn w:val="Fuentedeprrafopredeter"/>
    <w:rsid w:val="009E0D44"/>
    <w:rPr>
      <w:rFonts w:ascii="UniversLTStd-LightObl" w:hAnsi="UniversLTStd-LightObl" w:hint="default"/>
      <w:b w:val="0"/>
      <w:bCs w:val="0"/>
      <w:i w:val="1"/>
      <w:iCs w:val="1"/>
      <w:color w:val="000000"/>
      <w:sz w:val="18"/>
      <w:szCs w:val="18"/>
    </w:rPr>
  </w:style>
  <w:style w:type="character" w:styleId="Textodelmarcadordeposicin">
    <w:name w:val="Placeholder Text"/>
    <w:basedOn w:val="Fuentedeprrafopredeter"/>
    <w:uiPriority w:val="99"/>
    <w:semiHidden w:val="1"/>
    <w:rsid w:val="0016511F"/>
    <w:rPr>
      <w:color w:val="808080"/>
    </w:rPr>
  </w:style>
  <w:style w:type="paragraph" w:styleId="western" w:customStyle="1">
    <w:name w:val="western"/>
    <w:basedOn w:val="Normal"/>
    <w:rsid w:val="00742531"/>
    <w:pPr>
      <w:spacing w:after="100" w:afterAutospacing="1" w:before="100" w:beforeAutospacing="1" w:line="240" w:lineRule="auto"/>
    </w:pPr>
    <w:rPr>
      <w:rFonts w:ascii="Times New Roman" w:cs="Times New Roman" w:eastAsia="Times New Roman" w:hAnsi="Times New Roman"/>
      <w:sz w:val="24"/>
      <w:szCs w:val="24"/>
    </w:rPr>
  </w:style>
  <w:style w:type="paragraph" w:styleId="Bibliografa">
    <w:name w:val="Bibliography"/>
    <w:basedOn w:val="Normal"/>
    <w:next w:val="Normal"/>
    <w:uiPriority w:val="37"/>
    <w:semiHidden w:val="1"/>
    <w:unhideWhenUsed w:val="1"/>
    <w:rsid w:val="002E0E76"/>
    <w:pPr>
      <w:widowControl w:val="0"/>
      <w:spacing w:line="240" w:lineRule="auto"/>
    </w:pPr>
    <w:rPr>
      <w:rFonts w:ascii="Tahoma" w:cs="Tahoma" w:eastAsia="Tahoma" w:hAnsi="Tahoma"/>
      <w:sz w:val="24"/>
      <w:szCs w:val="24"/>
    </w:rPr>
  </w:style>
  <w:style w:type="character" w:styleId="Mencinsinresolver">
    <w:name w:val="Unresolved Mention"/>
    <w:basedOn w:val="Fuentedeprrafopredeter"/>
    <w:uiPriority w:val="99"/>
    <w:semiHidden w:val="1"/>
    <w:unhideWhenUsed w:val="1"/>
    <w:rsid w:val="00BF1B87"/>
    <w:rPr>
      <w:color w:val="605e5c"/>
      <w:shd w:color="auto" w:fill="e1dfdd" w:val="clear"/>
    </w:rPr>
  </w:style>
  <w:style w:type="paragraph" w:styleId="rteindent1" w:customStyle="1">
    <w:name w:val="rteindent1"/>
    <w:basedOn w:val="Normal"/>
    <w:rsid w:val="005E2DCD"/>
    <w:pPr>
      <w:spacing w:after="100" w:afterAutospacing="1" w:before="100" w:beforeAutospacing="1" w:line="240" w:lineRule="auto"/>
    </w:pPr>
    <w:rPr>
      <w:rFonts w:ascii="Times New Roman" w:cs="Times New Roman" w:eastAsia="Times New Roman" w:hAnsi="Times New Roman"/>
      <w:sz w:val="24"/>
      <w:szCs w:val="24"/>
    </w:rPr>
  </w:style>
  <w:style w:type="character" w:styleId="a" w:customStyle="1">
    <w:name w:val="a"/>
    <w:basedOn w:val="Fuentedeprrafopredeter"/>
    <w:rsid w:val="005660F6"/>
  </w:style>
  <w:style w:type="paragraph" w:styleId="mb-0" w:customStyle="1">
    <w:name w:val="mb-0"/>
    <w:basedOn w:val="Normal"/>
    <w:rsid w:val="003F27BE"/>
    <w:pPr>
      <w:spacing w:after="100" w:afterAutospacing="1" w:before="100" w:beforeAutospacing="1" w:line="240" w:lineRule="auto"/>
    </w:pPr>
    <w:rPr>
      <w:rFonts w:ascii="Times New Roman" w:cs="Times New Roman" w:eastAsia="Times New Roman" w:hAnsi="Times New Roman"/>
      <w:sz w:val="24"/>
      <w:szCs w:val="24"/>
    </w:rPr>
  </w:style>
  <w:style w:type="table" w:styleId="a0" w:customStyle="1">
    <w:basedOn w:val="TableNormal2"/>
    <w:rPr>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2"/>
    <w:rPr>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2"/>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tblPr>
      <w:tblStyleRowBandSize w:val="1"/>
      <w:tblStyleColBandSize w:val="1"/>
      <w:tblCellMar>
        <w:left w:w="115.0" w:type="dxa"/>
        <w:right w:w="115.0" w:type="dxa"/>
      </w:tblCellMar>
    </w:tblPr>
  </w:style>
  <w:style w:type="table" w:styleId="a5" w:customStyle="1">
    <w:basedOn w:val="TableNormal2"/>
    <w:tblPr>
      <w:tblStyleRowBandSize w:val="1"/>
      <w:tblStyleColBandSize w:val="1"/>
      <w:tblCellMar>
        <w:left w:w="115.0" w:type="dxa"/>
        <w:right w:w="115.0" w:type="dxa"/>
      </w:tblCellMar>
    </w:tblPr>
  </w:style>
  <w:style w:type="table" w:styleId="a6" w:customStyle="1">
    <w:basedOn w:val="TableNormal2"/>
    <w:tblPr>
      <w:tblStyleRowBandSize w:val="1"/>
      <w:tblStyleColBandSize w:val="1"/>
      <w:tblCellMar>
        <w:left w:w="115.0" w:type="dxa"/>
        <w:right w:w="115.0" w:type="dxa"/>
      </w:tblCellMar>
    </w:tblPr>
  </w:style>
  <w:style w:type="table" w:styleId="a7" w:customStyle="1">
    <w:basedOn w:val="TableNormal2"/>
    <w:tblPr>
      <w:tblStyleRowBandSize w:val="1"/>
      <w:tblStyleColBandSize w:val="1"/>
      <w:tblCellMar>
        <w:left w:w="115.0" w:type="dxa"/>
        <w:right w:w="115.0" w:type="dxa"/>
      </w:tblCellMar>
    </w:tblPr>
  </w:style>
  <w:style w:type="table" w:styleId="a8" w:customStyle="1">
    <w:basedOn w:val="TableNormal2"/>
    <w:tblPr>
      <w:tblStyleRowBandSize w:val="1"/>
      <w:tblStyleColBandSize w:val="1"/>
      <w:tblCellMar>
        <w:left w:w="115.0" w:type="dxa"/>
        <w:right w:w="115.0" w:type="dxa"/>
      </w:tblCellMar>
    </w:tblPr>
  </w:style>
  <w:style w:type="paragraph" w:styleId="TableParagraph" w:customStyle="1">
    <w:name w:val="Table Paragraph"/>
    <w:basedOn w:val="Normal"/>
    <w:uiPriority w:val="1"/>
    <w:qFormat w:val="1"/>
    <w:rsid w:val="00AF3FE2"/>
    <w:pPr>
      <w:widowControl w:val="0"/>
      <w:autoSpaceDE w:val="0"/>
      <w:autoSpaceDN w:val="0"/>
      <w:spacing w:line="240" w:lineRule="auto"/>
    </w:pPr>
    <w:rPr>
      <w:rFonts w:ascii="Arial MT" w:cs="Arial MT" w:eastAsia="Arial MT" w:hAnsi="Arial MT"/>
      <w:lang w:eastAsia="en-US" w:val="es-ES"/>
    </w:rPr>
  </w:style>
  <w:style w:type="table" w:styleId="a9"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a"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b"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anormal"/>
    <w:tblPr>
      <w:tblStyleRowBandSize w:val="1"/>
      <w:tblStyleColBandSize w:val="1"/>
      <w:tblCellMar>
        <w:left w:w="0.0" w:type="dxa"/>
        <w:right w:w="0.0" w:type="dxa"/>
      </w:tblCellMar>
    </w:tblPr>
  </w:style>
  <w:style w:type="table" w:styleId="af0"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anormal"/>
    <w:tblPr>
      <w:tblStyleRowBandSize w:val="1"/>
      <w:tblStyleColBandSize w:val="1"/>
      <w:tblCellMar>
        <w:top w:w="15.0" w:type="dxa"/>
        <w:left w:w="15.0" w:type="dxa"/>
        <w:bottom w:w="15.0" w:type="dxa"/>
        <w:right w:w="15.0" w:type="dxa"/>
      </w:tblCellMar>
    </w:tblPr>
  </w:style>
  <w:style w:type="table" w:styleId="af5"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anormal"/>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1.xml"/><Relationship Id="rId8" Type="http://schemas.microsoft.com/office/2011/relationships/commentsExtended" Target="commentsExtended.xml"/><Relationship Id="rId3" Type="http://schemas.openxmlformats.org/officeDocument/2006/relationships/settings" Target="settings.xml"/><Relationship Id="rId21" Type="http://schemas.openxmlformats.org/officeDocument/2006/relationships/customXml" Target="../customXML/item4.xml"/><Relationship Id="rId12" Type="http://schemas.openxmlformats.org/officeDocument/2006/relationships/image" Target="media/image4.png"/><Relationship Id="rId17" Type="http://schemas.openxmlformats.org/officeDocument/2006/relationships/header" Target="header1.xml"/><Relationship Id="rId7" Type="http://schemas.openxmlformats.org/officeDocument/2006/relationships/customXml" Target="../customXML/item1.xml"/><Relationship Id="rId2" Type="http://schemas.openxmlformats.org/officeDocument/2006/relationships/comments" Target="comments.xml"/><Relationship Id="rId16" Type="http://schemas.openxmlformats.org/officeDocument/2006/relationships/hyperlink" Target="https://www.redalyc.org/articulo.oa?id=81643819013" TargetMode="External"/><Relationship Id="rId20" Type="http://schemas.openxmlformats.org/officeDocument/2006/relationships/customXml" Target="../customXML/item3.xml"/><Relationship Id="rId11" Type="http://schemas.openxmlformats.org/officeDocument/2006/relationships/image" Target="media/image5.png"/><Relationship Id="rId1" Type="http://schemas.openxmlformats.org/officeDocument/2006/relationships/theme" Target="theme/theme1.xml"/><Relationship Id="rId6" Type="http://schemas.openxmlformats.org/officeDocument/2006/relationships/styles" Target="styles.xml"/><Relationship Id="rId15" Type="http://schemas.openxmlformats.org/officeDocument/2006/relationships/image" Target="media/image6.png"/><Relationship Id="rId5" Type="http://schemas.openxmlformats.org/officeDocument/2006/relationships/numbering" Target="numbering.xml"/><Relationship Id="rId10" Type="http://schemas.openxmlformats.org/officeDocument/2006/relationships/image" Target="media/image7.png"/><Relationship Id="rId19" Type="http://schemas.openxmlformats.org/officeDocument/2006/relationships/customXml" Target="../customXML/item2.xml"/><Relationship Id="rId4" Type="http://schemas.openxmlformats.org/officeDocument/2006/relationships/fontTable" Target="fontTable.xml"/><Relationship Id="rId9" Type="http://schemas.openxmlformats.org/officeDocument/2006/relationships/hyperlink" Target="https://ecored-sena.github.io/TECNICO_AGROPECUARIO_CF3/public/main.html#page/introduccion/"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k5p5vW5rqtNXw4AV6aflAxBxeA==">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</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933823A-4646-41CD-ACB7-769E4233B87B}"/>
</file>

<file path=customXML/itemProps3.xml><?xml version="1.0" encoding="utf-8"?>
<ds:datastoreItem xmlns:ds="http://schemas.openxmlformats.org/officeDocument/2006/customXml" ds:itemID="{FBF4D5AB-8268-470F-81C8-3688E5BB7983}"/>
</file>

<file path=customXML/itemProps4.xml><?xml version="1.0" encoding="utf-8"?>
<ds:datastoreItem xmlns:ds="http://schemas.openxmlformats.org/officeDocument/2006/customXml" ds:itemID="{B493BA89-F975-4040-B129-458F78D93E95}"/>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dcterms:created xsi:type="dcterms:W3CDTF">2022-09-08T01:09:00Z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14582600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xd_Signature">
    <vt:bool>false</vt:bool>
  </property>
  <property fmtid="{D5CDD505-2E9C-101B-9397-08002B2CF9AE}" pid="10" name="xd_ProgID">
    <vt:lpwstr/>
  </property>
  <property fmtid="{D5CDD505-2E9C-101B-9397-08002B2CF9AE}" pid="11" name="TemplateUrl">
    <vt:lpwstr/>
  </property>
  <property fmtid="{D5CDD505-2E9C-101B-9397-08002B2CF9AE}" pid="12" name="MediaServiceImageTags">
    <vt:lpwstr/>
  </property>
</Properties>
</file>